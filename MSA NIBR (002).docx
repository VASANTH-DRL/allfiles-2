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A8CED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11323DC" w14:textId="77777777" w:rsidR="00F93A98" w:rsidRPr="00BE2142" w:rsidRDefault="00B818CB" w:rsidP="0080369B">
      <w:pPr>
        <w:spacing w:after="33"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6537308" w14:textId="77777777" w:rsidR="00F93A98" w:rsidRPr="00BE2142" w:rsidRDefault="00B818CB" w:rsidP="0080369B">
      <w:pPr>
        <w:spacing w:after="0" w:line="259" w:lineRule="auto"/>
        <w:ind w:right="7" w:firstLine="0"/>
        <w:jc w:val="center"/>
        <w:rPr>
          <w:rFonts w:ascii="Times New Roman" w:hAnsi="Times New Roman" w:cs="Times New Roman"/>
          <w:sz w:val="24"/>
          <w:szCs w:val="24"/>
        </w:rPr>
      </w:pPr>
      <w:r w:rsidRPr="00BE2142">
        <w:rPr>
          <w:rFonts w:ascii="Times New Roman" w:hAnsi="Times New Roman" w:cs="Times New Roman"/>
          <w:b/>
          <w:sz w:val="24"/>
          <w:szCs w:val="24"/>
          <w:u w:val="single" w:color="000000"/>
        </w:rPr>
        <w:t>Master Services Agreement</w:t>
      </w:r>
    </w:p>
    <w:p w14:paraId="0A70D805"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261BF0B0"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sz w:val="24"/>
          <w:szCs w:val="24"/>
        </w:rPr>
        <w:t xml:space="preserve">This </w:t>
      </w:r>
      <w:r w:rsidRPr="00BE2142">
        <w:rPr>
          <w:rFonts w:ascii="Times New Roman" w:hAnsi="Times New Roman" w:cs="Times New Roman"/>
          <w:b/>
          <w:sz w:val="24"/>
          <w:szCs w:val="24"/>
        </w:rPr>
        <w:t>Master Services Agreement</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Agreement</w:t>
      </w:r>
      <w:r w:rsidRPr="00BE2142">
        <w:rPr>
          <w:rFonts w:ascii="Times New Roman" w:hAnsi="Times New Roman" w:cs="Times New Roman"/>
          <w:sz w:val="24"/>
          <w:szCs w:val="24"/>
        </w:rPr>
        <w:t>”) is entered into as of the date of last signature to this Agreement (“</w:t>
      </w:r>
      <w:r w:rsidRPr="00BE2142">
        <w:rPr>
          <w:rFonts w:ascii="Times New Roman" w:hAnsi="Times New Roman" w:cs="Times New Roman"/>
          <w:sz w:val="24"/>
          <w:szCs w:val="24"/>
          <w:u w:val="single" w:color="000000"/>
        </w:rPr>
        <w:t>Effective Date</w:t>
      </w:r>
      <w:r w:rsidRPr="00BE2142">
        <w:rPr>
          <w:rFonts w:ascii="Times New Roman" w:hAnsi="Times New Roman" w:cs="Times New Roman"/>
          <w:sz w:val="24"/>
          <w:szCs w:val="24"/>
        </w:rPr>
        <w:t xml:space="preserve">”) by and between </w:t>
      </w:r>
      <w:r w:rsidRPr="00BE2142">
        <w:rPr>
          <w:rFonts w:ascii="Times New Roman" w:hAnsi="Times New Roman" w:cs="Times New Roman"/>
          <w:b/>
          <w:sz w:val="24"/>
          <w:szCs w:val="24"/>
        </w:rPr>
        <w:t>Novartis Pharma AG</w:t>
      </w:r>
      <w:r w:rsidRPr="00BE2142">
        <w:rPr>
          <w:rFonts w:ascii="Times New Roman" w:hAnsi="Times New Roman" w:cs="Times New Roman"/>
          <w:sz w:val="24"/>
          <w:szCs w:val="24"/>
        </w:rPr>
        <w:t xml:space="preserve"> with its registered office at Lichtstrasse 35, 4056 Basel, Switzerland (“</w:t>
      </w:r>
      <w:r w:rsidRPr="00BE2142">
        <w:rPr>
          <w:rFonts w:ascii="Times New Roman" w:hAnsi="Times New Roman" w:cs="Times New Roman"/>
          <w:sz w:val="24"/>
          <w:szCs w:val="24"/>
          <w:u w:val="single" w:color="000000"/>
        </w:rPr>
        <w:t>Novartis</w:t>
      </w:r>
      <w:r w:rsidRPr="00BE2142">
        <w:rPr>
          <w:rFonts w:ascii="Times New Roman" w:hAnsi="Times New Roman" w:cs="Times New Roman"/>
          <w:sz w:val="24"/>
          <w:szCs w:val="24"/>
        </w:rPr>
        <w:t>”), and</w:t>
      </w:r>
      <w:r w:rsidRPr="00BE2142">
        <w:rPr>
          <w:rFonts w:ascii="Times New Roman" w:hAnsi="Times New Roman" w:cs="Times New Roman"/>
          <w:b/>
          <w:sz w:val="24"/>
          <w:szCs w:val="24"/>
        </w:rPr>
        <w:t xml:space="preserve"> </w:t>
      </w:r>
      <w:ins w:id="0" w:author="Kiran Bhutada" w:date="2023-08-28T17:01:00Z">
        <w:r w:rsidRPr="00BE2142">
          <w:rPr>
            <w:rStyle w:val="StyleArial1"/>
            <w:rFonts w:ascii="Times New Roman" w:hAnsi="Times New Roman" w:cs="Times New Roman"/>
            <w:sz w:val="24"/>
            <w:szCs w:val="24"/>
          </w:rPr>
          <w:t>Aurigene Pharmaceutical Services Limited</w:t>
        </w:r>
      </w:ins>
      <w:del w:id="1" w:author="Kiran Bhutada" w:date="2023-08-28T17:01:00Z">
        <w:r w:rsidRPr="00BE2142" w:rsidDel="00B818CB">
          <w:rPr>
            <w:rFonts w:ascii="Times New Roman" w:hAnsi="Times New Roman" w:cs="Times New Roman"/>
            <w:b/>
            <w:sz w:val="24"/>
            <w:szCs w:val="24"/>
            <w:shd w:val="clear" w:color="auto" w:fill="FFFF00"/>
          </w:rPr>
          <w:delText>___________________</w:delText>
        </w:r>
      </w:del>
      <w:r w:rsidRPr="00BE2142">
        <w:rPr>
          <w:rFonts w:ascii="Times New Roman" w:hAnsi="Times New Roman" w:cs="Times New Roman"/>
          <w:sz w:val="24"/>
          <w:szCs w:val="24"/>
        </w:rPr>
        <w:t xml:space="preserve">, with its registered office at </w:t>
      </w:r>
      <w:del w:id="2" w:author="Kiran Bhutada" w:date="2023-08-28T17:01:00Z">
        <w:r w:rsidRPr="00BE2142" w:rsidDel="00B818CB">
          <w:rPr>
            <w:rFonts w:ascii="Times New Roman" w:hAnsi="Times New Roman" w:cs="Times New Roman"/>
            <w:sz w:val="24"/>
            <w:szCs w:val="24"/>
            <w:shd w:val="clear" w:color="auto" w:fill="FFFF00"/>
          </w:rPr>
          <w:delText>___________________</w:delText>
        </w:r>
        <w:r w:rsidRPr="00BE2142" w:rsidDel="00B818CB">
          <w:rPr>
            <w:rFonts w:ascii="Times New Roman" w:hAnsi="Times New Roman" w:cs="Times New Roman"/>
            <w:sz w:val="24"/>
            <w:szCs w:val="24"/>
          </w:rPr>
          <w:delText xml:space="preserve"> </w:delText>
        </w:r>
      </w:del>
      <w:ins w:id="3" w:author="Kiran Bhutada" w:date="2023-08-28T17:01:00Z">
        <w:r w:rsidRPr="00BE2142">
          <w:rPr>
            <w:rStyle w:val="StyleArial1"/>
            <w:rFonts w:ascii="Times New Roman" w:hAnsi="Times New Roman" w:cs="Times New Roman"/>
            <w:sz w:val="24"/>
            <w:szCs w:val="24"/>
          </w:rPr>
          <w:t>39-40, KIADB Industrial Area, Electronic City Phase-II, Hosur Road, Bangalore - 560100, India</w:t>
        </w:r>
        <w:r w:rsidRPr="00BE2142">
          <w:rPr>
            <w:rFonts w:ascii="Times New Roman" w:hAnsi="Times New Roman" w:cs="Times New Roman"/>
            <w:sz w:val="24"/>
            <w:szCs w:val="24"/>
          </w:rPr>
          <w:t xml:space="preserve"> </w:t>
        </w:r>
      </w:ins>
      <w:r w:rsidRPr="00BE2142">
        <w:rPr>
          <w:rFonts w:ascii="Times New Roman" w:hAnsi="Times New Roman" w:cs="Times New Roman"/>
          <w:sz w:val="24"/>
          <w:szCs w:val="24"/>
        </w:rPr>
        <w:t>(“</w:t>
      </w:r>
      <w:r w:rsidRPr="00BE2142">
        <w:rPr>
          <w:rFonts w:ascii="Times New Roman" w:hAnsi="Times New Roman" w:cs="Times New Roman"/>
          <w:sz w:val="24"/>
          <w:szCs w:val="24"/>
          <w:u w:val="single" w:color="000000"/>
        </w:rPr>
        <w:t>Company</w:t>
      </w:r>
      <w:r w:rsidRPr="00BE2142">
        <w:rPr>
          <w:rFonts w:ascii="Times New Roman" w:hAnsi="Times New Roman" w:cs="Times New Roman"/>
          <w:sz w:val="24"/>
          <w:szCs w:val="24"/>
        </w:rPr>
        <w:t xml:space="preserve">”). </w:t>
      </w:r>
    </w:p>
    <w:p w14:paraId="18ED649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63971E3" w14:textId="77777777" w:rsidR="00F93A98" w:rsidRPr="00BE2142" w:rsidRDefault="00B818CB" w:rsidP="0080369B">
      <w:pPr>
        <w:tabs>
          <w:tab w:val="center" w:pos="2696"/>
        </w:tabs>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Novartis and Company agree as follows: </w:t>
      </w:r>
    </w:p>
    <w:p w14:paraId="44D2FAAA"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CE7267E" w14:textId="77777777" w:rsidR="00F93A98" w:rsidRPr="00BE2142" w:rsidRDefault="00B818CB" w:rsidP="0080369B">
      <w:pPr>
        <w:tabs>
          <w:tab w:val="center" w:pos="3561"/>
        </w:tabs>
        <w:spacing w:line="250"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Section 1.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color="000000"/>
        </w:rPr>
        <w:t>Task Orders; Agreements with Affiliates.</w:t>
      </w:r>
      <w:r w:rsidRPr="00BE2142">
        <w:rPr>
          <w:rFonts w:ascii="Times New Roman" w:hAnsi="Times New Roman" w:cs="Times New Roman"/>
          <w:b/>
          <w:sz w:val="24"/>
          <w:szCs w:val="24"/>
        </w:rPr>
        <w:t xml:space="preserve"> </w:t>
      </w:r>
    </w:p>
    <w:p w14:paraId="7ABCAEB3" w14:textId="77777777" w:rsidR="00F93A98" w:rsidRPr="00BE2142" w:rsidRDefault="00B818CB" w:rsidP="0080369B">
      <w:pPr>
        <w:spacing w:after="0"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386FDD7"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1.1 Task Orders.</w:t>
      </w:r>
      <w:r w:rsidRPr="00BE2142">
        <w:rPr>
          <w:rFonts w:ascii="Times New Roman" w:hAnsi="Times New Roman" w:cs="Times New Roman"/>
          <w:sz w:val="24"/>
          <w:szCs w:val="24"/>
        </w:rPr>
        <w:t xml:space="preserve">  Company shall perform the services set forth in any task order (“</w:t>
      </w:r>
      <w:r w:rsidRPr="00BE2142">
        <w:rPr>
          <w:rFonts w:ascii="Times New Roman" w:hAnsi="Times New Roman" w:cs="Times New Roman"/>
          <w:sz w:val="24"/>
          <w:szCs w:val="24"/>
          <w:u w:val="single" w:color="000000"/>
        </w:rPr>
        <w:t>Services</w:t>
      </w:r>
      <w:r w:rsidRPr="00BE2142">
        <w:rPr>
          <w:rFonts w:ascii="Times New Roman" w:hAnsi="Times New Roman" w:cs="Times New Roman"/>
          <w:sz w:val="24"/>
          <w:szCs w:val="24"/>
        </w:rPr>
        <w:t xml:space="preserve">”) substantially in the form attached hereto as </w:t>
      </w:r>
      <w:r w:rsidRPr="00BE2142">
        <w:rPr>
          <w:rFonts w:ascii="Times New Roman" w:hAnsi="Times New Roman" w:cs="Times New Roman"/>
          <w:sz w:val="24"/>
          <w:szCs w:val="24"/>
          <w:u w:val="single" w:color="000000"/>
        </w:rPr>
        <w:t>Exhibit A</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Task Order</w:t>
      </w:r>
      <w:r w:rsidRPr="00BE2142">
        <w:rPr>
          <w:rFonts w:ascii="Times New Roman" w:hAnsi="Times New Roman" w:cs="Times New Roman"/>
          <w:sz w:val="24"/>
          <w:szCs w:val="24"/>
        </w:rPr>
        <w:t xml:space="preserve">”) executed by Novartis (or its </w:t>
      </w:r>
      <w:r w:rsidRPr="00BE2142">
        <w:rPr>
          <w:rFonts w:ascii="Times New Roman" w:hAnsi="Times New Roman" w:cs="Times New Roman"/>
          <w:sz w:val="24"/>
          <w:szCs w:val="24"/>
        </w:rPr>
        <w:lastRenderedPageBreak/>
        <w:t>Affiliate) and Company (or its Affiliate). The terms and conditions of this Agreement shall be deemed incorporated by reference in each such Task Order and shall take precedence over any contrary or inconsistent terms or conditions appearing in or referred to in any such Task Order.  The parties acknowledge that purchase orders or other similar related documents may be issued or executed by the parties in connection with the Services, but this Agreement and any applicable Task Order shall take precedence over any contrary or inconsistent terms and conditions appearing within or referred to in any such purchase orders or other similar related documents.</w:t>
      </w:r>
      <w:r w:rsidRPr="00BE2142">
        <w:rPr>
          <w:rFonts w:ascii="Times New Roman" w:hAnsi="Times New Roman" w:cs="Times New Roman"/>
          <w:b/>
          <w:sz w:val="24"/>
          <w:szCs w:val="24"/>
        </w:rPr>
        <w:t xml:space="preserve"> </w:t>
      </w:r>
    </w:p>
    <w:p w14:paraId="5CC501D6" w14:textId="77777777" w:rsidR="00F93A98" w:rsidRPr="00BE2142" w:rsidRDefault="00B818CB" w:rsidP="0080369B">
      <w:pPr>
        <w:spacing w:after="2"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CE45BB1"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1.2 Agreements with Affiliates.</w:t>
      </w:r>
      <w:r w:rsidRPr="00BE2142">
        <w:rPr>
          <w:rFonts w:ascii="Times New Roman" w:hAnsi="Times New Roman" w:cs="Times New Roman"/>
          <w:sz w:val="24"/>
          <w:szCs w:val="24"/>
        </w:rPr>
        <w:t xml:space="preserve">  Novartis’ Affiliates may execute independent Task Orders under this Agreement.  Each Task Order executed by Novartis or its Affiliate and Company or its Affiliates shall constitute a separate and distinct contract between Novartis or its Affiliate (as applicable) and Company or its Affiliate (as applicable).  If a Task Order is entered into between an Affiliate of Novartis and Company or its Affiliates, all references to Novartis and to Company in this Agreement shall be deemed to be references to the respective parties of the Task Order.  Accordingly, upon submission of Task Order by such Novartis Affiliate to Company or its Affiliate (as </w:t>
      </w:r>
      <w:r w:rsidRPr="00BE2142">
        <w:rPr>
          <w:rFonts w:ascii="Times New Roman" w:hAnsi="Times New Roman" w:cs="Times New Roman"/>
          <w:sz w:val="24"/>
          <w:szCs w:val="24"/>
        </w:rPr>
        <w:lastRenderedPageBreak/>
        <w:t>applicable), the terms and conditions of this Agreement shall apply to any Services performed pursuant thereto and such Novartis Affiliate shall enjoy the same rights, and be subject to the same obligations hereunder as Novartis and Company’s Affiliate shall enjoy the same rights, and be subject to the same obligations hereunder, as Company.  In no event shall Novartis be liable for any obligations of its Affiliate under this Agreement or any Task Order entered into by such Novartis Affiliate, and Company or its Affiliate (as the case may be) shall look exclusively to such Novartis Affiliate in relation to any rights or remedies it may have under this Agreement with respect to such Task Order.  For the purpose of this Agreement, “</w:t>
      </w:r>
      <w:r w:rsidRPr="00BE2142">
        <w:rPr>
          <w:rFonts w:ascii="Times New Roman" w:hAnsi="Times New Roman" w:cs="Times New Roman"/>
          <w:sz w:val="24"/>
          <w:szCs w:val="24"/>
          <w:u w:val="single" w:color="000000"/>
        </w:rPr>
        <w:t>Affiliate</w:t>
      </w:r>
      <w:r w:rsidRPr="00BE2142">
        <w:rPr>
          <w:rFonts w:ascii="Times New Roman" w:hAnsi="Times New Roman" w:cs="Times New Roman"/>
          <w:sz w:val="24"/>
          <w:szCs w:val="24"/>
        </w:rPr>
        <w:t xml:space="preserve">” means, with respect to a party, any person, firm, entity or corporation that controls, is controlled by, or is under common control with that party.  For the purpose of this definition, “control” or “controlled” means, direct or indirect, ownership of fifty percent (50%) or more of the shares of stock entitled to vote for the election of directors in the case of a corporation or fifty percent (50%) or more of the equity interest in the case of any other type of legal entity; status as a general partner in any partnership; or any other arrangement whereby the entity or person controls or has the right to control the board of directors or equivalent governing body of a corporation or other entity or the ability to cause the direction of the management or policies of a corporation or other entity.  The parties acknowledge that in the case of </w:t>
      </w:r>
      <w:r w:rsidRPr="00BE2142">
        <w:rPr>
          <w:rFonts w:ascii="Times New Roman" w:hAnsi="Times New Roman" w:cs="Times New Roman"/>
          <w:sz w:val="24"/>
          <w:szCs w:val="24"/>
        </w:rPr>
        <w:lastRenderedPageBreak/>
        <w:t xml:space="preserve">entities organized under the laws of certain countries where the maximum percentage ownership permitted by law for a foreign investor is less than fifty percent (50%), such lower percentage shall be substituted in the preceding sentence, provided that such foreign investor has the power to direct the management and policies of such entity.  </w:t>
      </w:r>
      <w:r w:rsidRPr="00BE2142">
        <w:rPr>
          <w:rFonts w:ascii="Times New Roman" w:hAnsi="Times New Roman" w:cs="Times New Roman"/>
          <w:b/>
          <w:sz w:val="24"/>
          <w:szCs w:val="24"/>
        </w:rPr>
        <w:t xml:space="preserve"> </w:t>
      </w:r>
    </w:p>
    <w:p w14:paraId="2F9E4CD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6F604FB"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729F238" w14:textId="77777777" w:rsidR="00F93A98" w:rsidRPr="00BE2142" w:rsidRDefault="00B818CB" w:rsidP="0037132C">
      <w:pPr>
        <w:spacing w:line="250" w:lineRule="auto"/>
        <w:ind w:left="10" w:right="0" w:hanging="10"/>
        <w:rPr>
          <w:rFonts w:ascii="Times New Roman" w:hAnsi="Times New Roman" w:cs="Times New Roman"/>
          <w:sz w:val="24"/>
          <w:szCs w:val="24"/>
        </w:rPr>
      </w:pPr>
      <w:r w:rsidRPr="00BE2142">
        <w:rPr>
          <w:rFonts w:ascii="Times New Roman" w:hAnsi="Times New Roman" w:cs="Times New Roman"/>
          <w:b/>
          <w:sz w:val="24"/>
          <w:szCs w:val="24"/>
        </w:rPr>
        <w:t xml:space="preserve">Section 2. </w:t>
      </w:r>
      <w:r w:rsidRPr="00BE2142">
        <w:rPr>
          <w:rFonts w:ascii="Times New Roman" w:hAnsi="Times New Roman" w:cs="Times New Roman"/>
          <w:b/>
          <w:sz w:val="24"/>
          <w:szCs w:val="24"/>
          <w:u w:val="single" w:color="000000"/>
        </w:rPr>
        <w:t>Performance of Services; Compliance; Benchmarking; Change in Scope</w:t>
      </w:r>
      <w:r w:rsidRPr="00BE2142">
        <w:rPr>
          <w:rFonts w:ascii="Times New Roman" w:hAnsi="Times New Roman" w:cs="Times New Roman"/>
          <w:b/>
          <w:sz w:val="24"/>
          <w:szCs w:val="24"/>
          <w:u w:val="single"/>
        </w:rPr>
        <w:t xml:space="preserve"> Process</w:t>
      </w:r>
      <w:r w:rsidRPr="00BE2142">
        <w:rPr>
          <w:rFonts w:ascii="Times New Roman" w:hAnsi="Times New Roman" w:cs="Times New Roman"/>
          <w:b/>
          <w:sz w:val="24"/>
          <w:szCs w:val="24"/>
        </w:rPr>
        <w:t xml:space="preserve">.   </w:t>
      </w:r>
    </w:p>
    <w:p w14:paraId="6F3E0A6F" w14:textId="77777777" w:rsidR="00F93A98" w:rsidRPr="00BE2142" w:rsidRDefault="00B818CB" w:rsidP="0080369B">
      <w:pPr>
        <w:spacing w:after="9"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A233817"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2.1 General Performance.  </w:t>
      </w:r>
      <w:r w:rsidRPr="00BE2142">
        <w:rPr>
          <w:rFonts w:ascii="Times New Roman" w:hAnsi="Times New Roman" w:cs="Times New Roman"/>
          <w:sz w:val="24"/>
          <w:szCs w:val="24"/>
        </w:rPr>
        <w:t xml:space="preserve">Company shall perform the Services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in a professional manner;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in conformance with industry standards, good scientific practice and that level of skill ordinarily exercised by other professionals in similar circumstances; </w:t>
      </w:r>
      <w:r w:rsidRPr="00BE2142">
        <w:rPr>
          <w:rFonts w:ascii="Times New Roman" w:hAnsi="Times New Roman" w:cs="Times New Roman"/>
          <w:b/>
          <w:sz w:val="24"/>
          <w:szCs w:val="24"/>
        </w:rPr>
        <w:t>(c)</w:t>
      </w:r>
      <w:r w:rsidRPr="00BE2142">
        <w:rPr>
          <w:rFonts w:ascii="Times New Roman" w:hAnsi="Times New Roman" w:cs="Times New Roman"/>
          <w:sz w:val="24"/>
          <w:szCs w:val="24"/>
        </w:rPr>
        <w:t xml:space="preserve"> in material compliance with all applicable laws and regulations, including, without limitation, laws and regulations relating to health, safety and the environment, anti-corruption and anti-bribery, fair labor practices, unlawful discrimination, data protection and import/export matters; and </w:t>
      </w:r>
      <w:r w:rsidRPr="00BE2142">
        <w:rPr>
          <w:rFonts w:ascii="Times New Roman" w:hAnsi="Times New Roman" w:cs="Times New Roman"/>
          <w:b/>
          <w:sz w:val="24"/>
          <w:szCs w:val="24"/>
        </w:rPr>
        <w:t>(d)</w:t>
      </w:r>
      <w:r w:rsidRPr="00BE2142">
        <w:rPr>
          <w:rFonts w:ascii="Times New Roman" w:hAnsi="Times New Roman" w:cs="Times New Roman"/>
          <w:sz w:val="24"/>
          <w:szCs w:val="24"/>
        </w:rPr>
        <w:t xml:space="preserve"> in accordance with the quality standards attached hereto as </w:t>
      </w:r>
      <w:r w:rsidRPr="00BE2142">
        <w:rPr>
          <w:rFonts w:ascii="Times New Roman" w:hAnsi="Times New Roman" w:cs="Times New Roman"/>
          <w:sz w:val="24"/>
          <w:szCs w:val="24"/>
          <w:u w:val="single" w:color="000000"/>
        </w:rPr>
        <w:t>Exhibit B</w:t>
      </w:r>
      <w:r w:rsidRPr="00BE2142">
        <w:rPr>
          <w:rFonts w:ascii="Times New Roman" w:hAnsi="Times New Roman" w:cs="Times New Roman"/>
          <w:sz w:val="24"/>
          <w:szCs w:val="24"/>
        </w:rPr>
        <w:t xml:space="preserve">. Company will remain, for the term of this Agreement and any extension </w:t>
      </w:r>
      <w:r w:rsidRPr="00BE2142">
        <w:rPr>
          <w:rFonts w:ascii="Times New Roman" w:hAnsi="Times New Roman" w:cs="Times New Roman"/>
          <w:sz w:val="24"/>
          <w:szCs w:val="24"/>
        </w:rPr>
        <w:lastRenderedPageBreak/>
        <w:t xml:space="preserve">thereof, free from any commitments or conflicts of interest that would impair Company from complying with this Agreement or providing the Services in an accurate and timely manner and in accordance with this Agreement and the applicable Task Order. Company shall promptly inform Novartis of any issues arising in the performance of Services that could reasonably delay the completion of the Services or that could reasonably have an adverse effect on the quality of the Services, and will provide Novartis with a proposal as to how to mitigate the consequences and damages that might otherwise arise in respect of such issue.  </w:t>
      </w:r>
      <w:r w:rsidRPr="00BE2142">
        <w:rPr>
          <w:rFonts w:ascii="Times New Roman" w:hAnsi="Times New Roman" w:cs="Times New Roman"/>
          <w:b/>
          <w:sz w:val="24"/>
          <w:szCs w:val="24"/>
        </w:rPr>
        <w:t xml:space="preserve"> </w:t>
      </w:r>
    </w:p>
    <w:p w14:paraId="742B9641"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2.2 General compliance with the law and policies.  </w:t>
      </w:r>
      <w:r w:rsidRPr="00BE2142">
        <w:rPr>
          <w:rFonts w:ascii="Times New Roman" w:hAnsi="Times New Roman" w:cs="Times New Roman"/>
          <w:sz w:val="24"/>
          <w:szCs w:val="24"/>
        </w:rPr>
        <w:t xml:space="preserve">In exercising its rights and performing its obligations under the Agreement, Company will (and will ensure that its Personnel will)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not promise, offer, pay, cause to pay, accept payment or induce payment or take any action that could be considered a bribe;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comply with all applicable laws and regulations, including those related to bribery and corruption (such as, but not limited to, the US Foreign Corrupt Practices Act, UK Bribery Act); </w:t>
      </w:r>
      <w:r w:rsidRPr="00BE2142">
        <w:rPr>
          <w:rFonts w:ascii="Times New Roman" w:hAnsi="Times New Roman" w:cs="Times New Roman"/>
          <w:b/>
          <w:sz w:val="24"/>
          <w:szCs w:val="24"/>
        </w:rPr>
        <w:t>(c)</w:t>
      </w:r>
      <w:r w:rsidRPr="00BE2142">
        <w:rPr>
          <w:rFonts w:ascii="Times New Roman" w:hAnsi="Times New Roman" w:cs="Times New Roman"/>
          <w:sz w:val="24"/>
          <w:szCs w:val="24"/>
        </w:rPr>
        <w:t xml:space="preserve"> comply with industry standards; </w:t>
      </w:r>
      <w:r w:rsidRPr="00BE2142">
        <w:rPr>
          <w:rFonts w:ascii="Times New Roman" w:hAnsi="Times New Roman" w:cs="Times New Roman"/>
          <w:b/>
          <w:sz w:val="24"/>
          <w:szCs w:val="24"/>
        </w:rPr>
        <w:t>(d)</w:t>
      </w:r>
      <w:r w:rsidRPr="00BE2142">
        <w:rPr>
          <w:rFonts w:ascii="Times New Roman" w:hAnsi="Times New Roman" w:cs="Times New Roman"/>
          <w:sz w:val="24"/>
          <w:szCs w:val="24"/>
        </w:rPr>
        <w:t xml:space="preserve"> comply and assist Novartis in complying with applicable professional or industry standards (including, without limitation, IFPMA and EFPIA pharmaceutical industry codes) relevant to the Services, including declarations of Novartis involvement and transparency of Novartis’ involvement (and follow Novartis procedures in respect of such </w:t>
      </w:r>
      <w:r w:rsidRPr="00BE2142">
        <w:rPr>
          <w:rFonts w:ascii="Times New Roman" w:hAnsi="Times New Roman" w:cs="Times New Roman"/>
          <w:sz w:val="24"/>
          <w:szCs w:val="24"/>
        </w:rPr>
        <w:lastRenderedPageBreak/>
        <w:t xml:space="preserve">declarations); </w:t>
      </w:r>
      <w:r w:rsidRPr="00BE2142">
        <w:rPr>
          <w:rFonts w:ascii="Times New Roman" w:hAnsi="Times New Roman" w:cs="Times New Roman"/>
          <w:b/>
          <w:sz w:val="24"/>
          <w:szCs w:val="24"/>
        </w:rPr>
        <w:t>(e)</w:t>
      </w:r>
      <w:r w:rsidRPr="00BE2142">
        <w:rPr>
          <w:rFonts w:ascii="Times New Roman" w:hAnsi="Times New Roman" w:cs="Times New Roman"/>
          <w:sz w:val="24"/>
          <w:szCs w:val="24"/>
        </w:rPr>
        <w:t xml:space="preserve"> provide Services in a manner that does not cause Novartis or its Affiliates to breach any laws, regulations, codes or industry guidelines so as to materially adversely affect Novartis' and/or its Affiliates’ reputation; </w:t>
      </w:r>
      <w:r w:rsidRPr="00BE2142">
        <w:rPr>
          <w:rFonts w:ascii="Times New Roman" w:hAnsi="Times New Roman" w:cs="Times New Roman"/>
          <w:b/>
          <w:sz w:val="24"/>
          <w:szCs w:val="24"/>
        </w:rPr>
        <w:t>(f)</w:t>
      </w:r>
      <w:r w:rsidRPr="00BE2142">
        <w:rPr>
          <w:rFonts w:ascii="Times New Roman" w:hAnsi="Times New Roman" w:cs="Times New Roman"/>
          <w:sz w:val="24"/>
          <w:szCs w:val="24"/>
        </w:rPr>
        <w:t xml:space="preserve"> comply with all policies and guidelines (and any updates to the same) referenced or included in the Agreement or otherwise provided in written form (including electronically) during the term of the Agreement by Novartis to Company; </w:t>
      </w:r>
      <w:r w:rsidRPr="00BE2142">
        <w:rPr>
          <w:rFonts w:ascii="Times New Roman" w:hAnsi="Times New Roman" w:cs="Times New Roman"/>
          <w:b/>
          <w:sz w:val="24"/>
          <w:szCs w:val="24"/>
        </w:rPr>
        <w:t>(g)</w:t>
      </w:r>
      <w:r w:rsidRPr="00BE2142">
        <w:rPr>
          <w:rFonts w:ascii="Times New Roman" w:hAnsi="Times New Roman" w:cs="Times New Roman"/>
          <w:sz w:val="24"/>
          <w:szCs w:val="24"/>
        </w:rPr>
        <w:t xml:space="preserve"> ensure that each person assigned to perform the Services has the appropriate level of expertise, training, qualifications and experience, and, where applicable, licenses and work and other permits necessary to perform such Services; and </w:t>
      </w:r>
      <w:r w:rsidRPr="00BE2142">
        <w:rPr>
          <w:rFonts w:ascii="Times New Roman" w:hAnsi="Times New Roman" w:cs="Times New Roman"/>
          <w:b/>
          <w:sz w:val="24"/>
          <w:szCs w:val="24"/>
        </w:rPr>
        <w:t>(h)</w:t>
      </w:r>
      <w:r w:rsidRPr="00BE2142">
        <w:rPr>
          <w:rFonts w:ascii="Times New Roman" w:hAnsi="Times New Roman" w:cs="Times New Roman"/>
          <w:sz w:val="24"/>
          <w:szCs w:val="24"/>
        </w:rPr>
        <w:t xml:space="preserve"> ensure it has an appropriate (having regard its size, scope of operations and nature of business activities) and effective ethics, risk and compliance organization and systems/policies in place designed to promote ethical business practices.</w:t>
      </w:r>
      <w:r w:rsidRPr="00BE2142">
        <w:rPr>
          <w:rFonts w:ascii="Times New Roman" w:hAnsi="Times New Roman" w:cs="Times New Roman"/>
          <w:b/>
          <w:sz w:val="24"/>
          <w:szCs w:val="24"/>
        </w:rPr>
        <w:t xml:space="preserve">  </w:t>
      </w:r>
      <w:r w:rsidRPr="00BE2142">
        <w:rPr>
          <w:rFonts w:ascii="Times New Roman" w:hAnsi="Times New Roman" w:cs="Times New Roman"/>
          <w:sz w:val="24"/>
          <w:szCs w:val="24"/>
        </w:rPr>
        <w:t>Company shall promptly respond to any request by Novartis from time to time during the performance of Services that Company, subcontractors and agents review and discuss with representatives of Novartis the progress of any Services and related matters.</w:t>
      </w:r>
      <w:r w:rsidRPr="00BE2142">
        <w:rPr>
          <w:rFonts w:ascii="Times New Roman" w:hAnsi="Times New Roman" w:cs="Times New Roman"/>
          <w:b/>
          <w:sz w:val="24"/>
          <w:szCs w:val="24"/>
        </w:rPr>
        <w:t xml:space="preserve"> </w:t>
      </w:r>
    </w:p>
    <w:p w14:paraId="47303BE4" w14:textId="77777777" w:rsidR="00F93A98" w:rsidRPr="00BE2142" w:rsidRDefault="00B818CB" w:rsidP="0080369B">
      <w:pPr>
        <w:spacing w:after="9"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0767278"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2.3 Animal Welfare.</w:t>
      </w:r>
      <w:r w:rsidRPr="00BE2142">
        <w:rPr>
          <w:rFonts w:ascii="Times New Roman" w:hAnsi="Times New Roman" w:cs="Times New Roman"/>
          <w:sz w:val="24"/>
          <w:szCs w:val="24"/>
        </w:rPr>
        <w:t xml:space="preserve">  To the extent the Services involve the use of animals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all such Services will be conducted at Company’s facilities under Company’s direct supervision and control;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all </w:t>
      </w:r>
      <w:r w:rsidRPr="00BE2142">
        <w:rPr>
          <w:rFonts w:ascii="Times New Roman" w:hAnsi="Times New Roman" w:cs="Times New Roman"/>
          <w:sz w:val="24"/>
          <w:szCs w:val="24"/>
        </w:rPr>
        <w:lastRenderedPageBreak/>
        <w:t xml:space="preserve">such animals will be cared for, used, and disposed of in conformity with the highest legal and ethical standards of animal testing and the instructions of Novartis; </w:t>
      </w:r>
      <w:r w:rsidRPr="00BE2142">
        <w:rPr>
          <w:rFonts w:ascii="Times New Roman" w:hAnsi="Times New Roman" w:cs="Times New Roman"/>
          <w:b/>
          <w:sz w:val="24"/>
          <w:szCs w:val="24"/>
        </w:rPr>
        <w:t>(c)</w:t>
      </w:r>
      <w:r w:rsidRPr="00BE2142">
        <w:rPr>
          <w:rFonts w:ascii="Times New Roman" w:hAnsi="Times New Roman" w:cs="Times New Roman"/>
          <w:sz w:val="24"/>
          <w:szCs w:val="24"/>
        </w:rPr>
        <w:t xml:space="preserve"> the relevant environment, housing, management, veterinary care, and physical plant used in connection with such animals in the Services are appropriate for type(s) of animal(s) and the nature of the Services; </w:t>
      </w:r>
      <w:r w:rsidRPr="00BE2142">
        <w:rPr>
          <w:rFonts w:ascii="Times New Roman" w:hAnsi="Times New Roman" w:cs="Times New Roman"/>
          <w:b/>
          <w:sz w:val="24"/>
          <w:szCs w:val="24"/>
        </w:rPr>
        <w:t>(d)</w:t>
      </w:r>
      <w:r w:rsidRPr="00BE2142">
        <w:rPr>
          <w:rFonts w:ascii="Times New Roman" w:hAnsi="Times New Roman" w:cs="Times New Roman"/>
          <w:sz w:val="24"/>
          <w:szCs w:val="24"/>
        </w:rPr>
        <w:t xml:space="preserve"> an institutional animal care and use committee, as that term is contemplated by the U.S. Animal Welfare Act and the Guide for the Care and Use of Laboratory Animals (or their equivalent worldwide), or an external ethical review or animal welfare body, as required by laws of certain countries, has approved the activities described in the relevant Task Order and will provide oversight of animal care, use, housing, management and disposal for the duration of the Services; </w:t>
      </w:r>
      <w:r w:rsidRPr="00BE2142">
        <w:rPr>
          <w:rFonts w:ascii="Times New Roman" w:hAnsi="Times New Roman" w:cs="Times New Roman"/>
          <w:b/>
          <w:sz w:val="24"/>
          <w:szCs w:val="24"/>
        </w:rPr>
        <w:t>(e)</w:t>
      </w:r>
      <w:r w:rsidRPr="00BE2142">
        <w:rPr>
          <w:rFonts w:ascii="Times New Roman" w:hAnsi="Times New Roman" w:cs="Times New Roman"/>
          <w:sz w:val="24"/>
          <w:szCs w:val="24"/>
        </w:rPr>
        <w:t xml:space="preserve"> in no circumstances will any such animals be used as food for humans or animals; </w:t>
      </w:r>
      <w:r w:rsidRPr="00BE2142">
        <w:rPr>
          <w:rFonts w:ascii="Times New Roman" w:hAnsi="Times New Roman" w:cs="Times New Roman"/>
          <w:b/>
          <w:sz w:val="24"/>
          <w:szCs w:val="24"/>
        </w:rPr>
        <w:t>(f)</w:t>
      </w:r>
      <w:r w:rsidRPr="00BE2142">
        <w:rPr>
          <w:rFonts w:ascii="Times New Roman" w:hAnsi="Times New Roman" w:cs="Times New Roman"/>
          <w:sz w:val="24"/>
          <w:szCs w:val="24"/>
        </w:rPr>
        <w:t xml:space="preserve"> if specific instructions for animal use, care, handling, or disposal are provided by Novartis, Company will comply with such instructions in connection with all Services for Novartis or its Affiliates; </w:t>
      </w:r>
      <w:r w:rsidRPr="00BE2142">
        <w:rPr>
          <w:rFonts w:ascii="Times New Roman" w:hAnsi="Times New Roman" w:cs="Times New Roman"/>
          <w:b/>
          <w:sz w:val="24"/>
          <w:szCs w:val="24"/>
        </w:rPr>
        <w:t>(g)</w:t>
      </w:r>
      <w:r w:rsidRPr="00BE2142">
        <w:rPr>
          <w:rFonts w:ascii="Times New Roman" w:hAnsi="Times New Roman" w:cs="Times New Roman"/>
          <w:sz w:val="24"/>
          <w:szCs w:val="24"/>
        </w:rPr>
        <w:t xml:space="preserve"> Novartis will have the right to review and audit the relevant facilities and records during Company’s normal business hours to ensure conformity with the provisions of Section 2.3 and Section 2.4; </w:t>
      </w:r>
      <w:r w:rsidRPr="00BE2142">
        <w:rPr>
          <w:rFonts w:ascii="Times New Roman" w:hAnsi="Times New Roman" w:cs="Times New Roman"/>
          <w:b/>
          <w:sz w:val="24"/>
          <w:szCs w:val="24"/>
        </w:rPr>
        <w:t>(h)</w:t>
      </w:r>
      <w:r w:rsidRPr="00BE2142">
        <w:rPr>
          <w:rFonts w:ascii="Times New Roman" w:hAnsi="Times New Roman" w:cs="Times New Roman"/>
          <w:sz w:val="24"/>
          <w:szCs w:val="24"/>
        </w:rPr>
        <w:t xml:space="preserve"> Novartis must be provided all requested information by Company to enable Novartis to ensure compliance with Novartis’ animal welfare standards and applicable laws and regulations by coordinating animal welfare assessments, as well </w:t>
      </w:r>
      <w:r w:rsidRPr="00BE2142">
        <w:rPr>
          <w:rFonts w:ascii="Times New Roman" w:hAnsi="Times New Roman" w:cs="Times New Roman"/>
          <w:sz w:val="24"/>
          <w:szCs w:val="24"/>
        </w:rPr>
        <w:lastRenderedPageBreak/>
        <w:t xml:space="preserve">as reviewing and approving study concepts and study plans that are part of the Services; and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in case of change in AAALAC accreditation status (if applicable) or if Company has undergone infiltration or if Company has become the target of public campaign by an animal rights organization, Novartis shall be notified within forty eight (48) hours.  </w:t>
      </w:r>
      <w:r w:rsidRPr="00BE2142">
        <w:rPr>
          <w:rFonts w:ascii="Times New Roman" w:hAnsi="Times New Roman" w:cs="Times New Roman"/>
          <w:b/>
          <w:sz w:val="24"/>
          <w:szCs w:val="24"/>
        </w:rPr>
        <w:t xml:space="preserve"> </w:t>
      </w:r>
    </w:p>
    <w:p w14:paraId="7B123ADC" w14:textId="77777777" w:rsidR="00F93A98" w:rsidRPr="00BE2142" w:rsidRDefault="00B818CB" w:rsidP="0080369B">
      <w:pPr>
        <w:spacing w:after="7"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0568FEE4"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2.4 Laboratory Animals.</w:t>
      </w:r>
      <w:r w:rsidRPr="00BE2142">
        <w:rPr>
          <w:rFonts w:ascii="Times New Roman" w:hAnsi="Times New Roman" w:cs="Times New Roman"/>
          <w:sz w:val="24"/>
          <w:szCs w:val="24"/>
        </w:rPr>
        <w:t xml:space="preserve">  Any laboratory animals which Company uses in the performance of the Services shall be owned by Company and not by Novartis or any of its Affiliates. All such animals shall be of acceptable health status when obtained. Any old world nonhuman primates obtained by Company for use in the performance of the Services shall be captive-bred Specific Pathogen Free (“</w:t>
      </w:r>
      <w:r w:rsidRPr="00BE2142">
        <w:rPr>
          <w:rFonts w:ascii="Times New Roman" w:hAnsi="Times New Roman" w:cs="Times New Roman"/>
          <w:sz w:val="24"/>
          <w:szCs w:val="24"/>
          <w:u w:val="single" w:color="000000"/>
        </w:rPr>
        <w:t>SPF</w:t>
      </w:r>
      <w:r w:rsidRPr="00BE2142">
        <w:rPr>
          <w:rFonts w:ascii="Times New Roman" w:hAnsi="Times New Roman" w:cs="Times New Roman"/>
          <w:sz w:val="24"/>
          <w:szCs w:val="24"/>
        </w:rPr>
        <w:t>”) (including negative testing for SIV, SRV, STLV, TB and CeHV1) animals and shall be maintained in isolation from all other primates in Company’s possession which are not captive-bred SPF (including negative testing for SIV, SRV, STLV, TB and CeHV1) animals.  If Company is unable to obtain such captive-bred SPF (including negative testing for SIV, SRV, STLV, TB and CeHV1) animals, Novartis shall arrange for such animals to be provided to Company.</w:t>
      </w:r>
      <w:r w:rsidRPr="00BE2142">
        <w:rPr>
          <w:rFonts w:ascii="Times New Roman" w:hAnsi="Times New Roman" w:cs="Times New Roman"/>
          <w:b/>
          <w:sz w:val="24"/>
          <w:szCs w:val="24"/>
        </w:rPr>
        <w:t xml:space="preserve"> </w:t>
      </w:r>
    </w:p>
    <w:p w14:paraId="280712C6" w14:textId="77777777" w:rsidR="00F93A98" w:rsidRPr="00BE2142" w:rsidRDefault="00B818CB" w:rsidP="0080369B">
      <w:pPr>
        <w:spacing w:after="9"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267F445"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lastRenderedPageBreak/>
        <w:t>2.5 Compliance with Biodiversity Treaties.</w:t>
      </w:r>
      <w:r w:rsidRPr="00BE2142">
        <w:rPr>
          <w:rFonts w:ascii="Times New Roman" w:hAnsi="Times New Roman" w:cs="Times New Roman"/>
          <w:sz w:val="24"/>
          <w:szCs w:val="24"/>
        </w:rPr>
        <w:t xml:space="preserve">  Without limiting the generality of Section 2.1, Company shall perform the Services in compliance with all applicable laws, rules and regulations on biodiversity and endangered species, including, without limitation, the Convention on International Trade in Endangered Species of Wild Fauna and Flora (CITES), the Convention on Biological Diversity (CBD), the Nagoya Protocol on Access to Genetic Resources and the Fair and Equitable Sharing of Benefits Arising from their Utilization (Nagoya Protocol) and in accordance with any permitting, filing, notice or other such requirements applicable to the performance of the Services pursuant to this Agreement. Company shall, at its own expense and for the duration of the Services, obtain all collection, export, import and other permits and licenses required in connection with the activities undertaken in connection with this Agreement.</w:t>
      </w:r>
      <w:r w:rsidRPr="00BE2142">
        <w:rPr>
          <w:rFonts w:ascii="Times New Roman" w:hAnsi="Times New Roman" w:cs="Times New Roman"/>
          <w:b/>
          <w:sz w:val="24"/>
          <w:szCs w:val="24"/>
        </w:rPr>
        <w:t xml:space="preserve"> </w:t>
      </w:r>
    </w:p>
    <w:p w14:paraId="5912D9B3" w14:textId="77777777" w:rsidR="00F93A98" w:rsidRPr="00BE2142" w:rsidRDefault="00B818CB" w:rsidP="0080369B">
      <w:pPr>
        <w:spacing w:after="0" w:line="259" w:lineRule="auto"/>
        <w:ind w:left="720"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433691AD"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2.6 Third Party Risk Management.  </w:t>
      </w:r>
      <w:r w:rsidRPr="00BE2142">
        <w:rPr>
          <w:rFonts w:ascii="Times New Roman" w:hAnsi="Times New Roman" w:cs="Times New Roman"/>
          <w:sz w:val="24"/>
          <w:szCs w:val="24"/>
        </w:rPr>
        <w:t xml:space="preserve">Novartis has put in place a Third Party Risk Management framework which is aimed at promoting the societal and environmental values of the United Nations Global Compact with specific third parties that Novartis deals with. In connection with the above, Company will: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comply with the Third Party Code (and any published updates) which can be </w:t>
      </w:r>
      <w:r w:rsidRPr="00BE2142">
        <w:rPr>
          <w:rFonts w:ascii="Times New Roman" w:hAnsi="Times New Roman" w:cs="Times New Roman"/>
          <w:sz w:val="24"/>
          <w:szCs w:val="24"/>
        </w:rPr>
        <w:lastRenderedPageBreak/>
        <w:t xml:space="preserve">viewed and downloaded from </w:t>
      </w:r>
      <w:r w:rsidRPr="00BE2142">
        <w:rPr>
          <w:rFonts w:ascii="Times New Roman" w:hAnsi="Times New Roman" w:cs="Times New Roman"/>
          <w:color w:val="0000FF"/>
          <w:sz w:val="24"/>
          <w:szCs w:val="24"/>
          <w:u w:val="single" w:color="0000FF"/>
        </w:rPr>
        <w:t>https://www.novartis.com/esg/reporting/codes-policies-and-guidelines</w:t>
      </w:r>
      <w:r w:rsidRPr="00BE2142">
        <w:rPr>
          <w:rFonts w:ascii="Times New Roman" w:hAnsi="Times New Roman" w:cs="Times New Roman"/>
          <w:sz w:val="24"/>
          <w:szCs w:val="24"/>
        </w:rPr>
        <w:t xml:space="preserve"> (a copy of the same may be requested free of charge from Novartis);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having regard to Section 12.6 of the Third Party Code, provide information/documentation on reasonable request to Novartis and/or its Personnel to allow Novartis to verify compliance with the Third Party Code in the form requested; </w:t>
      </w:r>
      <w:r w:rsidRPr="00BE2142">
        <w:rPr>
          <w:rFonts w:ascii="Times New Roman" w:hAnsi="Times New Roman" w:cs="Times New Roman"/>
          <w:b/>
          <w:sz w:val="24"/>
          <w:szCs w:val="24"/>
        </w:rPr>
        <w:t>(c)</w:t>
      </w:r>
      <w:r w:rsidRPr="00BE2142">
        <w:rPr>
          <w:rFonts w:ascii="Times New Roman" w:hAnsi="Times New Roman" w:cs="Times New Roman"/>
          <w:sz w:val="24"/>
          <w:szCs w:val="24"/>
        </w:rPr>
        <w:t xml:space="preserve"> rectify identified non-compliance with Third Party Code (where capable of remedy) and report remediation progress to Novartis and/or its Personnel on request; </w:t>
      </w:r>
      <w:r w:rsidRPr="00BE2142">
        <w:rPr>
          <w:rFonts w:ascii="Times New Roman" w:hAnsi="Times New Roman" w:cs="Times New Roman"/>
          <w:b/>
          <w:sz w:val="24"/>
          <w:szCs w:val="24"/>
        </w:rPr>
        <w:t>(d)</w:t>
      </w:r>
      <w:r w:rsidRPr="00BE2142">
        <w:rPr>
          <w:rFonts w:ascii="Times New Roman" w:hAnsi="Times New Roman" w:cs="Times New Roman"/>
          <w:sz w:val="24"/>
          <w:szCs w:val="24"/>
        </w:rPr>
        <w:t xml:space="preserve"> ensure that where Company Affiliates and/or subcontractors/agents of Company and its Affiliates have been preapproved by Novartis (in accordance with the Agreement) to provide the Services, that such third parties also comply with the above requirements relating to the Third Party Code; and </w:t>
      </w:r>
      <w:r w:rsidRPr="00BE2142">
        <w:rPr>
          <w:rFonts w:ascii="Times New Roman" w:hAnsi="Times New Roman" w:cs="Times New Roman"/>
          <w:b/>
          <w:sz w:val="24"/>
          <w:szCs w:val="24"/>
        </w:rPr>
        <w:t>(e)</w:t>
      </w:r>
      <w:r w:rsidRPr="00BE2142">
        <w:rPr>
          <w:rFonts w:ascii="Times New Roman" w:hAnsi="Times New Roman" w:cs="Times New Roman"/>
          <w:sz w:val="24"/>
          <w:szCs w:val="24"/>
        </w:rPr>
        <w:t xml:space="preserve"> where required by Novartis, fully co-operate (at its own expense) with Novartis and Novartis Personnel in completing and returning, as reasonably instructed, any Questionnaire for Third Parties (and any requested updates to the same during the term of the Agreement). Company warrants and represents that the information provided in any Questionnaire for Third Parties (whether provided before or during the Agreement, including updates to the same) is accurate and complete (and such information shall be treated as being part of the Agreement). For the avoidance of doubt, this subparagraph 2.6(e) applies to Company only, and not to any subcontractor engaged by it in accordance with </w:t>
      </w:r>
      <w:r w:rsidRPr="00BE2142">
        <w:rPr>
          <w:rFonts w:ascii="Times New Roman" w:hAnsi="Times New Roman" w:cs="Times New Roman"/>
          <w:sz w:val="24"/>
          <w:szCs w:val="24"/>
        </w:rPr>
        <w:lastRenderedPageBreak/>
        <w:t>the terms of the Agreement.  Company acknowledges and agrees that the Third Party Code forms an integral part of this Agreement. For the purposes of this Agreement, “</w:t>
      </w:r>
      <w:r w:rsidRPr="00BE2142">
        <w:rPr>
          <w:rFonts w:ascii="Times New Roman" w:hAnsi="Times New Roman" w:cs="Times New Roman"/>
          <w:sz w:val="24"/>
          <w:szCs w:val="24"/>
          <w:u w:val="single" w:color="000000"/>
        </w:rPr>
        <w:t>Personnel</w:t>
      </w:r>
      <w:r w:rsidRPr="00BE2142">
        <w:rPr>
          <w:rFonts w:ascii="Times New Roman" w:hAnsi="Times New Roman" w:cs="Times New Roman"/>
          <w:sz w:val="24"/>
          <w:szCs w:val="24"/>
        </w:rPr>
        <w:t>” means in the context of a Party and its Affiliates performing any obligations under the Agreement, each of their respective employees/workers, directors, officers, sub-licensees, sub-contractors and agents and “</w:t>
      </w:r>
      <w:r w:rsidRPr="00BE2142">
        <w:rPr>
          <w:rFonts w:ascii="Times New Roman" w:hAnsi="Times New Roman" w:cs="Times New Roman"/>
          <w:sz w:val="24"/>
          <w:szCs w:val="24"/>
          <w:u w:val="single" w:color="000000"/>
        </w:rPr>
        <w:t>Questionnaire for Third Parties</w:t>
      </w:r>
      <w:r w:rsidRPr="00BE2142">
        <w:rPr>
          <w:rFonts w:ascii="Times New Roman" w:hAnsi="Times New Roman" w:cs="Times New Roman"/>
          <w:sz w:val="24"/>
          <w:szCs w:val="24"/>
        </w:rPr>
        <w:t xml:space="preserve">” means any questionnaire for third parties relating to compliance topics including, without limitation, anti-bribery compliance that Company has received from Novartis or Novartis Personnel as part of its Third Party Risk Management processes at any time and any updates of such questionnaires. </w:t>
      </w:r>
      <w:r w:rsidRPr="00BE2142">
        <w:rPr>
          <w:rFonts w:ascii="Times New Roman" w:hAnsi="Times New Roman" w:cs="Times New Roman"/>
          <w:b/>
          <w:sz w:val="24"/>
          <w:szCs w:val="24"/>
        </w:rPr>
        <w:t xml:space="preserve"> </w:t>
      </w:r>
    </w:p>
    <w:p w14:paraId="1F7F7809" w14:textId="77777777" w:rsidR="00F93A98" w:rsidRPr="00BE2142" w:rsidRDefault="00B818CB" w:rsidP="0080369B">
      <w:pPr>
        <w:spacing w:after="9"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82CB11B"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2.7 FDA Debarment.</w:t>
      </w:r>
      <w:r w:rsidRPr="00BE2142">
        <w:rPr>
          <w:rFonts w:ascii="Times New Roman" w:hAnsi="Times New Roman" w:cs="Times New Roman"/>
          <w:sz w:val="24"/>
          <w:szCs w:val="24"/>
        </w:rPr>
        <w:t xml:space="preserve">  Neither Company nor any employee or consultant of Company have been disqualified, debarred or otherwise banned from providing the Services in the territory where the Services are performed or the United States (including, without limitation, debarment under Section 306 (a) or (b) of Federal Drugs and Cosmetics Act). Company shall notify Novartis as soon as possible after becoming aware of any such disqualification, debarment or ban or process of such disqualification, debarment or ban during the term of this Agreement and agrees not to use any such person in performing the obligations under this Agreement after becoming aware.</w:t>
      </w:r>
      <w:r w:rsidRPr="00BE2142">
        <w:rPr>
          <w:rFonts w:ascii="Times New Roman" w:hAnsi="Times New Roman" w:cs="Times New Roman"/>
          <w:b/>
          <w:sz w:val="24"/>
          <w:szCs w:val="24"/>
        </w:rPr>
        <w:t xml:space="preserve"> </w:t>
      </w:r>
    </w:p>
    <w:p w14:paraId="65934FB8" w14:textId="77777777" w:rsidR="00F93A98" w:rsidRPr="00BE2142" w:rsidRDefault="00B818CB" w:rsidP="0080369B">
      <w:pPr>
        <w:spacing w:after="0"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lastRenderedPageBreak/>
        <w:t xml:space="preserve"> </w:t>
      </w:r>
    </w:p>
    <w:p w14:paraId="5F6629DF"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2.8 Material Transfer.</w:t>
      </w:r>
      <w:r w:rsidRPr="00BE2142">
        <w:rPr>
          <w:rFonts w:ascii="Times New Roman" w:hAnsi="Times New Roman" w:cs="Times New Roman"/>
          <w:sz w:val="24"/>
          <w:szCs w:val="24"/>
        </w:rPr>
        <w:t xml:space="preserve">  In the course of performing the Services, Novartis or its Affiliates, or an agent of Novartis or any of its Affiliates on behalf of Novartis or any of its Affiliates, may transfer to Company certain chemical and/or biological materials (“</w:t>
      </w:r>
      <w:r w:rsidRPr="00BE2142">
        <w:rPr>
          <w:rFonts w:ascii="Times New Roman" w:hAnsi="Times New Roman" w:cs="Times New Roman"/>
          <w:sz w:val="24"/>
          <w:szCs w:val="24"/>
          <w:u w:val="single" w:color="000000"/>
        </w:rPr>
        <w:t>Novartis Materials</w:t>
      </w:r>
      <w:r w:rsidRPr="00BE2142">
        <w:rPr>
          <w:rFonts w:ascii="Times New Roman" w:hAnsi="Times New Roman" w:cs="Times New Roman"/>
          <w:sz w:val="24"/>
          <w:szCs w:val="24"/>
        </w:rPr>
        <w:t xml:space="preserve">”). The term “Novartis Materials” shall also include all progeny, analogues and derivatives of such materials transferred to Company and all materials, compounds, reagents, molecules and samples obtained, generated or developed by Company in connection with any Services, and all progeny, analogues and derivatives thereof. Company may use Novartis Materials only for the purpose of performing the Services and shall acquire no rights therein. Novartis Materials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will be used by Company solely for performance of the Services in the facilities of Company under suitable containment conditions in accordance with all applicable laws and regulations, as well as all guidelines for use of Novartis Materials and research conducted with animals and Company’s, its Affiliates’ and subcontractors’ employees working on the Services have adequate training, equipment and facilities to perform the Services;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will under no circumstances be administered to humans; </w:t>
      </w:r>
      <w:r w:rsidRPr="00BE2142">
        <w:rPr>
          <w:rFonts w:ascii="Times New Roman" w:hAnsi="Times New Roman" w:cs="Times New Roman"/>
          <w:b/>
          <w:sz w:val="24"/>
          <w:szCs w:val="24"/>
        </w:rPr>
        <w:t>(c)</w:t>
      </w:r>
      <w:r w:rsidRPr="00BE2142">
        <w:rPr>
          <w:rFonts w:ascii="Times New Roman" w:hAnsi="Times New Roman" w:cs="Times New Roman"/>
          <w:sz w:val="24"/>
          <w:szCs w:val="24"/>
        </w:rPr>
        <w:t xml:space="preserve"> will not be analyzed, reverse engineered or modified other than necessary for the purpose of the Services; </w:t>
      </w:r>
      <w:r w:rsidRPr="00BE2142">
        <w:rPr>
          <w:rFonts w:ascii="Times New Roman" w:hAnsi="Times New Roman" w:cs="Times New Roman"/>
          <w:b/>
          <w:sz w:val="24"/>
          <w:szCs w:val="24"/>
        </w:rPr>
        <w:t>(d)</w:t>
      </w:r>
      <w:r w:rsidRPr="00BE2142">
        <w:rPr>
          <w:rFonts w:ascii="Times New Roman" w:hAnsi="Times New Roman" w:cs="Times New Roman"/>
          <w:sz w:val="24"/>
          <w:szCs w:val="24"/>
        </w:rPr>
        <w:t xml:space="preserve"> will not be without the prior written consent of Novartis transferred or made available to any individual other than those </w:t>
      </w:r>
      <w:r w:rsidRPr="00BE2142">
        <w:rPr>
          <w:rFonts w:ascii="Times New Roman" w:hAnsi="Times New Roman" w:cs="Times New Roman"/>
          <w:sz w:val="24"/>
          <w:szCs w:val="24"/>
        </w:rPr>
        <w:lastRenderedPageBreak/>
        <w:t xml:space="preserve">under the supervision and control of Company assigned to the performance of the Services; </w:t>
      </w:r>
      <w:r w:rsidRPr="00BE2142">
        <w:rPr>
          <w:rFonts w:ascii="Times New Roman" w:hAnsi="Times New Roman" w:cs="Times New Roman"/>
          <w:b/>
          <w:sz w:val="24"/>
          <w:szCs w:val="24"/>
        </w:rPr>
        <w:t>(e)</w:t>
      </w:r>
      <w:r w:rsidRPr="00BE2142">
        <w:rPr>
          <w:rFonts w:ascii="Times New Roman" w:hAnsi="Times New Roman" w:cs="Times New Roman"/>
          <w:sz w:val="24"/>
          <w:szCs w:val="24"/>
        </w:rPr>
        <w:t xml:space="preserve"> are being supplied to Company with no warranties, express or implied, of merchantability or fitness for a particular purpose or otherwise, and in particular, Novartis does not represent or warrant that the use of Novartis Materials will not infringe or violate any patent or proprietary rights of third parties; and </w:t>
      </w:r>
      <w:r w:rsidRPr="00BE2142">
        <w:rPr>
          <w:rFonts w:ascii="Times New Roman" w:hAnsi="Times New Roman" w:cs="Times New Roman"/>
          <w:b/>
          <w:sz w:val="24"/>
          <w:szCs w:val="24"/>
        </w:rPr>
        <w:t>(f)</w:t>
      </w:r>
      <w:r w:rsidRPr="00BE2142">
        <w:rPr>
          <w:rFonts w:ascii="Times New Roman" w:hAnsi="Times New Roman" w:cs="Times New Roman"/>
          <w:sz w:val="24"/>
          <w:szCs w:val="24"/>
        </w:rPr>
        <w:t xml:space="preserve"> are to be used with caution and prudence in any experimental work, since not all of the characteristics of such Novartis Materials are necessarily known.  Company shall bear all risk to it and/or any others resulting, directly or indirectly, from use, application, storage or disposal or destruction of Novartis Materials.  At the end of the performance of the Services set out in a Task Order, Novartis may require Company to return or destroy any unused Novartis Materials in accordance with all applicable laws and regulations and instructions of Novartis (if any), and Company shall return or destroy (as applicable) such Novartis Material within ten (10) days of Novartis’ request. The transfer of the Novartis Materials by or on behalf of Novartis to Company shall not constitute a sale of the Novartis Materials or an option or license in or to any rights, title or interest in or to the Novartis Materials. Further, Novartis Materials may be the subject of issued patents and pending applications covering, amongst other things, the Novartis Materials, salts thereof, pharmaceutical compositions thereof, processes for the preparation of the Novartis Materials, methods of </w:t>
      </w:r>
      <w:r w:rsidRPr="00BE2142">
        <w:rPr>
          <w:rFonts w:ascii="Times New Roman" w:hAnsi="Times New Roman" w:cs="Times New Roman"/>
          <w:sz w:val="24"/>
          <w:szCs w:val="24"/>
        </w:rPr>
        <w:lastRenderedPageBreak/>
        <w:t>treatment using the Novartis Materials and uses of the Novartis Materials. Nothing in this Agreement grants any rights to Company under any patent or patent applications, except as may be necessary for conducting the Services.</w:t>
      </w:r>
      <w:r w:rsidRPr="00BE2142">
        <w:rPr>
          <w:rFonts w:ascii="Times New Roman" w:hAnsi="Times New Roman" w:cs="Times New Roman"/>
          <w:b/>
          <w:sz w:val="24"/>
          <w:szCs w:val="24"/>
        </w:rPr>
        <w:t xml:space="preserve"> </w:t>
      </w:r>
    </w:p>
    <w:p w14:paraId="6D613CA8" w14:textId="77777777" w:rsidR="00F93A98" w:rsidRPr="00BE2142" w:rsidRDefault="00B818CB" w:rsidP="0080369B">
      <w:pPr>
        <w:spacing w:after="9"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660E168"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2.9 Biological Materials.</w:t>
      </w:r>
      <w:r w:rsidRPr="00BE2142">
        <w:rPr>
          <w:rFonts w:ascii="Times New Roman" w:hAnsi="Times New Roman" w:cs="Times New Roman"/>
          <w:sz w:val="24"/>
          <w:szCs w:val="24"/>
        </w:rPr>
        <w:t xml:space="preserve">  To the extent the Services, deliverables or work product to be provided by Company consist of or are the result of the use of human biological materials acquired or derived from living or deceased human beings, such as, without limitation, human cells, tissues or organs, whole blood, plasma, serum, certain bodily fluids (such as, without limitation, bile, excreta, sputum, urine and feces) or any material containing DNA or RNA, and derivatives thereof, including any clinical annotations (“</w:t>
      </w:r>
      <w:r w:rsidRPr="00BE2142">
        <w:rPr>
          <w:rFonts w:ascii="Times New Roman" w:hAnsi="Times New Roman" w:cs="Times New Roman"/>
          <w:sz w:val="24"/>
          <w:szCs w:val="24"/>
          <w:u w:val="single" w:color="000000"/>
        </w:rPr>
        <w:t>Biological Materials</w:t>
      </w:r>
      <w:r w:rsidRPr="00BE2142">
        <w:rPr>
          <w:rFonts w:ascii="Times New Roman" w:hAnsi="Times New Roman" w:cs="Times New Roman"/>
          <w:sz w:val="24"/>
          <w:szCs w:val="24"/>
        </w:rPr>
        <w:t xml:space="preserve">”), Company represents and warrants that: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it adheres to the Human Tissue Supplier Code attached in </w:t>
      </w:r>
      <w:r w:rsidRPr="00BE2142">
        <w:rPr>
          <w:rFonts w:ascii="Times New Roman" w:hAnsi="Times New Roman" w:cs="Times New Roman"/>
          <w:sz w:val="24"/>
          <w:szCs w:val="24"/>
          <w:u w:val="single" w:color="000000"/>
        </w:rPr>
        <w:t>Exhibit C</w:t>
      </w:r>
      <w:r w:rsidRPr="00BE2142">
        <w:rPr>
          <w:rFonts w:ascii="Times New Roman" w:hAnsi="Times New Roman" w:cs="Times New Roman"/>
          <w:sz w:val="24"/>
          <w:szCs w:val="24"/>
        </w:rPr>
        <w:t xml:space="preserve">;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it is authorized to use and transfer the Biological Materials to Novartis and its Affiliates and their agents without any additional consideration to the donor, the donor’s heirs and legal representatives, or the collecting organization; </w:t>
      </w:r>
      <w:r w:rsidRPr="00BE2142">
        <w:rPr>
          <w:rFonts w:ascii="Times New Roman" w:hAnsi="Times New Roman" w:cs="Times New Roman"/>
          <w:b/>
          <w:sz w:val="24"/>
          <w:szCs w:val="24"/>
        </w:rPr>
        <w:t>(c)</w:t>
      </w:r>
      <w:r w:rsidRPr="00BE2142">
        <w:rPr>
          <w:rFonts w:ascii="Times New Roman" w:hAnsi="Times New Roman" w:cs="Times New Roman"/>
          <w:sz w:val="24"/>
          <w:szCs w:val="24"/>
        </w:rPr>
        <w:t xml:space="preserve"> the Biological Materials supplied hereunder may be used by Company and transferred and used by Novartis and its Affiliates and agents in commercial research; </w:t>
      </w:r>
      <w:r w:rsidRPr="00BE2142">
        <w:rPr>
          <w:rFonts w:ascii="Times New Roman" w:hAnsi="Times New Roman" w:cs="Times New Roman"/>
          <w:b/>
          <w:sz w:val="24"/>
          <w:szCs w:val="24"/>
        </w:rPr>
        <w:t>(d)</w:t>
      </w:r>
      <w:r w:rsidRPr="00BE2142">
        <w:rPr>
          <w:rFonts w:ascii="Times New Roman" w:hAnsi="Times New Roman" w:cs="Times New Roman"/>
          <w:sz w:val="24"/>
          <w:szCs w:val="24"/>
        </w:rPr>
        <w:t xml:space="preserve"> the Biological Materials and </w:t>
      </w:r>
      <w:r w:rsidRPr="00BE2142">
        <w:rPr>
          <w:rFonts w:ascii="Times New Roman" w:hAnsi="Times New Roman" w:cs="Times New Roman"/>
          <w:sz w:val="24"/>
          <w:szCs w:val="24"/>
        </w:rPr>
        <w:lastRenderedPageBreak/>
        <w:t>the biological materials from which they were derived, collected, obtained and/or produced by Company, and/or other parties that supplied the Biological Materials or such materials to Company, and any other parties who were in prior possession of the Biological Materials or such materials (all of such other parties are herein referred to as the “</w:t>
      </w:r>
      <w:r w:rsidRPr="00BE2142">
        <w:rPr>
          <w:rFonts w:ascii="Times New Roman" w:hAnsi="Times New Roman" w:cs="Times New Roman"/>
          <w:sz w:val="24"/>
          <w:szCs w:val="24"/>
          <w:u w:val="single" w:color="000000"/>
        </w:rPr>
        <w:t>Prior Providing Organizations</w:t>
      </w:r>
      <w:r w:rsidRPr="00BE2142">
        <w:rPr>
          <w:rFonts w:ascii="Times New Roman" w:hAnsi="Times New Roman" w:cs="Times New Roman"/>
          <w:sz w:val="24"/>
          <w:szCs w:val="24"/>
        </w:rPr>
        <w:t xml:space="preserve">”) in full compliance with the requirements of the FDA regulations 21 CFR Parts 50 and 56, HHS regulations 45 CFR 46, and International Conference on Harmonization (ICH) E6, Good Clinical Practice (GCP) and upon approval by Institutional Review Board (IRB) registered with OHRP/FDA, as applicable, and all applicable laws, regulations and ethical standards, including, without limitation,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any required ethical or other review and approval; and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any applicable requirements for the informed consent of the donor of the Biological Materials or biological materials from which they were derived; in all cases as required by applicable law, statute or regulation and administered by the collecting organization, through protocols that follow the guidelines recommended by and codes of practice issued by the authorities competent and/or responsible for the donation, use, importation, exportation and/or storage of samples such as the Biological Materials or biological materials from which they were derived for use in biomedical commercial research, and in accordance with informed consent which includes the donor’s or the donor’s legal representative’s, next of kin’s or other authorized person’s, </w:t>
      </w:r>
      <w:r w:rsidRPr="00BE2142">
        <w:rPr>
          <w:rFonts w:ascii="Times New Roman" w:hAnsi="Times New Roman" w:cs="Times New Roman"/>
          <w:sz w:val="24"/>
          <w:szCs w:val="24"/>
        </w:rPr>
        <w:lastRenderedPageBreak/>
        <w:t xml:space="preserve">as applicable, signing a written informed consent that includes, at a minimum, that </w:t>
      </w:r>
      <w:r w:rsidRPr="00BE2142">
        <w:rPr>
          <w:rFonts w:ascii="Times New Roman" w:hAnsi="Times New Roman" w:cs="Times New Roman"/>
          <w:b/>
          <w:sz w:val="24"/>
          <w:szCs w:val="24"/>
        </w:rPr>
        <w:t>(1)</w:t>
      </w:r>
      <w:r w:rsidRPr="00BE2142">
        <w:rPr>
          <w:rFonts w:ascii="Times New Roman" w:hAnsi="Times New Roman" w:cs="Times New Roman"/>
          <w:sz w:val="24"/>
          <w:szCs w:val="24"/>
        </w:rPr>
        <w:t xml:space="preserve"> the Biological Materials or materials from which they were derived may be used in commercial research which could result in commercial gain; </w:t>
      </w:r>
      <w:r w:rsidRPr="00BE2142">
        <w:rPr>
          <w:rFonts w:ascii="Times New Roman" w:hAnsi="Times New Roman" w:cs="Times New Roman"/>
          <w:b/>
          <w:sz w:val="24"/>
          <w:szCs w:val="24"/>
        </w:rPr>
        <w:t>(2)</w:t>
      </w:r>
      <w:r w:rsidRPr="00BE2142">
        <w:rPr>
          <w:rFonts w:ascii="Times New Roman" w:hAnsi="Times New Roman" w:cs="Times New Roman"/>
          <w:sz w:val="24"/>
          <w:szCs w:val="24"/>
        </w:rPr>
        <w:t xml:space="preserve"> the Biological Materials or materials from which they were derived may be transferred to entities (including for-profit companies) other than the site at which they were originally collected (including sites in other jurisdictions); </w:t>
      </w:r>
      <w:r w:rsidRPr="00BE2142">
        <w:rPr>
          <w:rFonts w:ascii="Times New Roman" w:hAnsi="Times New Roman" w:cs="Times New Roman"/>
          <w:b/>
          <w:sz w:val="24"/>
          <w:szCs w:val="24"/>
        </w:rPr>
        <w:t>(3)</w:t>
      </w:r>
      <w:r w:rsidRPr="00BE2142">
        <w:rPr>
          <w:rFonts w:ascii="Times New Roman" w:hAnsi="Times New Roman" w:cs="Times New Roman"/>
          <w:sz w:val="24"/>
          <w:szCs w:val="24"/>
        </w:rPr>
        <w:t xml:space="preserve"> the extent to which Biological Materials and materials from which they were derived will be associated with information identifying the donor; </w:t>
      </w:r>
      <w:r w:rsidRPr="00BE2142">
        <w:rPr>
          <w:rFonts w:ascii="Times New Roman" w:hAnsi="Times New Roman" w:cs="Times New Roman"/>
          <w:b/>
          <w:sz w:val="24"/>
          <w:szCs w:val="24"/>
        </w:rPr>
        <w:t>(4)</w:t>
      </w:r>
      <w:r w:rsidRPr="00BE2142">
        <w:rPr>
          <w:rFonts w:ascii="Times New Roman" w:hAnsi="Times New Roman" w:cs="Times New Roman"/>
          <w:sz w:val="24"/>
          <w:szCs w:val="24"/>
        </w:rPr>
        <w:t xml:space="preserve"> information regarding the donor may be transferred and used with the Biological Materials and materials from which they were derived; </w:t>
      </w:r>
      <w:r w:rsidRPr="00BE2142">
        <w:rPr>
          <w:rFonts w:ascii="Times New Roman" w:hAnsi="Times New Roman" w:cs="Times New Roman"/>
          <w:b/>
          <w:sz w:val="24"/>
          <w:szCs w:val="24"/>
        </w:rPr>
        <w:t>(5)</w:t>
      </w:r>
      <w:r w:rsidRPr="00BE2142">
        <w:rPr>
          <w:rFonts w:ascii="Times New Roman" w:hAnsi="Times New Roman" w:cs="Times New Roman"/>
          <w:sz w:val="24"/>
          <w:szCs w:val="24"/>
        </w:rPr>
        <w:t xml:space="preserve"> the research use of Biological Materials and materials from which they were derived may result in commercial gain, and that the donor has been told not to expect to benefit from any commercialization of the research results; </w:t>
      </w:r>
      <w:r w:rsidRPr="00BE2142">
        <w:rPr>
          <w:rFonts w:ascii="Times New Roman" w:hAnsi="Times New Roman" w:cs="Times New Roman"/>
          <w:b/>
          <w:sz w:val="24"/>
          <w:szCs w:val="24"/>
        </w:rPr>
        <w:t>(6)</w:t>
      </w:r>
      <w:r w:rsidRPr="00BE2142">
        <w:rPr>
          <w:rFonts w:ascii="Times New Roman" w:hAnsi="Times New Roman" w:cs="Times New Roman"/>
          <w:sz w:val="24"/>
          <w:szCs w:val="24"/>
        </w:rPr>
        <w:t xml:space="preserve"> researchers may file patents or otherwise protect research results; and </w:t>
      </w:r>
      <w:r w:rsidRPr="00BE2142">
        <w:rPr>
          <w:rFonts w:ascii="Times New Roman" w:hAnsi="Times New Roman" w:cs="Times New Roman"/>
          <w:b/>
          <w:sz w:val="24"/>
          <w:szCs w:val="24"/>
        </w:rPr>
        <w:t>(7)</w:t>
      </w:r>
      <w:r w:rsidRPr="00BE2142">
        <w:rPr>
          <w:rFonts w:ascii="Times New Roman" w:hAnsi="Times New Roman" w:cs="Times New Roman"/>
          <w:sz w:val="24"/>
          <w:szCs w:val="24"/>
        </w:rPr>
        <w:t xml:space="preserve"> the use of the Biological Materials or materials from which they were derived may involve whole genome sequencing and DNA and/or RNA analyses.  The Biological Materials and data (if any) supplied by Company hereunder shall be anonymized in the sense that any and all identifiable and/or traceable links to the original donor have been removed, and in no event shall Company provide any materials or data to </w:t>
      </w:r>
      <w:r w:rsidRPr="00BE2142">
        <w:rPr>
          <w:rFonts w:ascii="Times New Roman" w:hAnsi="Times New Roman" w:cs="Times New Roman"/>
          <w:sz w:val="24"/>
          <w:szCs w:val="24"/>
        </w:rPr>
        <w:lastRenderedPageBreak/>
        <w:t>Novartis or its Affiliates or agents that discloses personal identifiers of any donor. Company represents and warrants that collection and supply of the Biological Materials hereunder does not knowingly infringe or violate any patent, copyright, trade secret, proprietary or other right of any third party.</w:t>
      </w:r>
      <w:r w:rsidRPr="00BE2142">
        <w:rPr>
          <w:rFonts w:ascii="Times New Roman" w:hAnsi="Times New Roman" w:cs="Times New Roman"/>
          <w:b/>
          <w:sz w:val="24"/>
          <w:szCs w:val="24"/>
        </w:rPr>
        <w:t xml:space="preserve"> </w:t>
      </w:r>
    </w:p>
    <w:p w14:paraId="0DB42DAC" w14:textId="77777777" w:rsidR="00F93A98" w:rsidRPr="00BE2142" w:rsidRDefault="00B818CB" w:rsidP="0080369B">
      <w:pPr>
        <w:spacing w:after="0"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448DF9F" w14:textId="77777777" w:rsidR="00F93A98" w:rsidRPr="00BE2142" w:rsidRDefault="00B818CB" w:rsidP="0080369B">
      <w:pPr>
        <w:tabs>
          <w:tab w:val="center" w:pos="935"/>
          <w:tab w:val="center" w:pos="4241"/>
        </w:tabs>
        <w:spacing w:after="210"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 xml:space="preserve">2.10 </w:t>
      </w:r>
      <w:r w:rsidRPr="00BE2142">
        <w:rPr>
          <w:rFonts w:ascii="Times New Roman" w:hAnsi="Times New Roman" w:cs="Times New Roman"/>
          <w:b/>
          <w:sz w:val="24"/>
          <w:szCs w:val="24"/>
        </w:rPr>
        <w:tab/>
        <w:t>Assessment, Notifica</w:t>
      </w:r>
      <w:r w:rsidR="0037132C" w:rsidRPr="00BE2142">
        <w:rPr>
          <w:rFonts w:ascii="Times New Roman" w:hAnsi="Times New Roman" w:cs="Times New Roman"/>
          <w:b/>
          <w:sz w:val="24"/>
          <w:szCs w:val="24"/>
        </w:rPr>
        <w:t>tion of Organizational Changes.</w:t>
      </w:r>
      <w:r w:rsidRPr="00BE2142">
        <w:rPr>
          <w:rFonts w:ascii="Times New Roman" w:hAnsi="Times New Roman" w:cs="Times New Roman"/>
          <w:b/>
          <w:sz w:val="24"/>
          <w:szCs w:val="24"/>
        </w:rPr>
        <w:t xml:space="preserve"> </w:t>
      </w:r>
    </w:p>
    <w:p w14:paraId="0AB7C330" w14:textId="77777777" w:rsidR="00F93A98" w:rsidRPr="00BE2142" w:rsidRDefault="00B818CB" w:rsidP="0080369B">
      <w:pPr>
        <w:spacing w:after="192" w:line="249" w:lineRule="auto"/>
        <w:ind w:left="1133" w:right="6" w:hanging="432"/>
        <w:rPr>
          <w:rFonts w:ascii="Times New Roman" w:hAnsi="Times New Roman" w:cs="Times New Roman"/>
          <w:sz w:val="24"/>
          <w:szCs w:val="24"/>
        </w:rPr>
      </w:pPr>
      <w:r w:rsidRPr="00BE2142">
        <w:rPr>
          <w:rFonts w:ascii="Times New Roman" w:hAnsi="Times New Roman" w:cs="Times New Roman"/>
          <w:b/>
          <w:sz w:val="24"/>
          <w:szCs w:val="24"/>
        </w:rPr>
        <w:t xml:space="preserve">2.10.1 </w:t>
      </w:r>
      <w:r w:rsidRPr="00BE2142">
        <w:rPr>
          <w:rFonts w:ascii="Times New Roman" w:hAnsi="Times New Roman" w:cs="Times New Roman"/>
          <w:sz w:val="24"/>
          <w:szCs w:val="24"/>
        </w:rPr>
        <w:t>Company acknowledges and agrees that Novartis may require Company to complete, as part of its Third Party Risk Management processes, a Questionnaire for Third Parties. Company will fully co-operate (at its own expense) with Novartis and/or Novartis Personnel in completing and returning, as reasonably instructed, any Questionnaire for Third Parties (and any requested updates to the same during the term of the Agreement). Company warrants and represents that the information provided in any Questionnaire for Third Parties (whether provided before or during the Agreement, including updates to the same) is accurate and complete (and such information shall be treated as being part of the Agreement).</w:t>
      </w:r>
      <w:r w:rsidRPr="00BE2142">
        <w:rPr>
          <w:rFonts w:ascii="Times New Roman" w:hAnsi="Times New Roman" w:cs="Times New Roman"/>
          <w:b/>
          <w:sz w:val="24"/>
          <w:szCs w:val="24"/>
        </w:rPr>
        <w:t xml:space="preserve"> </w:t>
      </w:r>
    </w:p>
    <w:p w14:paraId="46C7B58B" w14:textId="77777777" w:rsidR="00F93A98" w:rsidRPr="00BE2142" w:rsidRDefault="00B818CB" w:rsidP="0080369B">
      <w:pPr>
        <w:spacing w:after="192" w:line="249" w:lineRule="auto"/>
        <w:ind w:left="1133" w:right="6" w:hanging="432"/>
        <w:rPr>
          <w:rFonts w:ascii="Times New Roman" w:hAnsi="Times New Roman" w:cs="Times New Roman"/>
          <w:sz w:val="24"/>
          <w:szCs w:val="24"/>
        </w:rPr>
      </w:pPr>
      <w:r w:rsidRPr="00BE2142">
        <w:rPr>
          <w:rFonts w:ascii="Times New Roman" w:hAnsi="Times New Roman" w:cs="Times New Roman"/>
          <w:b/>
          <w:sz w:val="24"/>
          <w:szCs w:val="24"/>
        </w:rPr>
        <w:lastRenderedPageBreak/>
        <w:t xml:space="preserve">2.10.2 </w:t>
      </w:r>
      <w:r w:rsidRPr="00BE2142">
        <w:rPr>
          <w:rFonts w:ascii="Times New Roman" w:hAnsi="Times New Roman" w:cs="Times New Roman"/>
          <w:sz w:val="24"/>
          <w:szCs w:val="24"/>
        </w:rPr>
        <w:t>Company will inform Novartis in writing of: (i) any material change to the information provided with the Questionnaire for Third Parties; and (ii) of any change of Control of Company or person who Controls Company or there is a change to the membership of the executive body of Company. For example, a change to the executive management of Company (e.g., CEO, N-1 to CEO), in both cases as soon as reasonably practicable after the relevant change occurs.</w:t>
      </w:r>
      <w:r w:rsidRPr="00BE2142">
        <w:rPr>
          <w:rFonts w:ascii="Times New Roman" w:hAnsi="Times New Roman" w:cs="Times New Roman"/>
          <w:b/>
          <w:sz w:val="24"/>
          <w:szCs w:val="24"/>
        </w:rPr>
        <w:t xml:space="preserve"> </w:t>
      </w:r>
    </w:p>
    <w:p w14:paraId="768C7CAB" w14:textId="77777777" w:rsidR="00F93A98" w:rsidRPr="00BE2142" w:rsidRDefault="00B818CB" w:rsidP="0080369B">
      <w:pPr>
        <w:ind w:left="1133" w:right="15" w:hanging="432"/>
        <w:rPr>
          <w:rFonts w:ascii="Times New Roman" w:hAnsi="Times New Roman" w:cs="Times New Roman"/>
          <w:sz w:val="24"/>
          <w:szCs w:val="24"/>
        </w:rPr>
      </w:pPr>
      <w:r w:rsidRPr="00BE2142">
        <w:rPr>
          <w:rFonts w:ascii="Times New Roman" w:hAnsi="Times New Roman" w:cs="Times New Roman"/>
          <w:b/>
          <w:sz w:val="24"/>
          <w:szCs w:val="24"/>
        </w:rPr>
        <w:t xml:space="preserve">2.10.3 </w:t>
      </w:r>
      <w:r w:rsidRPr="00BE2142">
        <w:rPr>
          <w:rFonts w:ascii="Times New Roman" w:hAnsi="Times New Roman" w:cs="Times New Roman"/>
          <w:sz w:val="24"/>
          <w:szCs w:val="24"/>
        </w:rPr>
        <w:t>This Section 2.10 applies to Company only, and not to any subcontractor engaged by it in accordance with the terms of the Agreement.</w:t>
      </w:r>
      <w:r w:rsidRPr="00BE2142">
        <w:rPr>
          <w:rFonts w:ascii="Times New Roman" w:hAnsi="Times New Roman" w:cs="Times New Roman"/>
          <w:b/>
          <w:sz w:val="24"/>
          <w:szCs w:val="24"/>
        </w:rPr>
        <w:t xml:space="preserve">  </w:t>
      </w:r>
    </w:p>
    <w:p w14:paraId="0697B0E6"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46A15F0"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2.11 Services involving pre-clinical or clinical drugs or biologics.  </w:t>
      </w:r>
      <w:r w:rsidRPr="00BE2142">
        <w:rPr>
          <w:rFonts w:ascii="Times New Roman" w:hAnsi="Times New Roman" w:cs="Times New Roman"/>
          <w:sz w:val="24"/>
          <w:szCs w:val="24"/>
        </w:rPr>
        <w:t xml:space="preserve">To the extent the Services involve the identification, preparation, or evaluation of pre-clinical, clinical drug or biologic candidates, including but not exclusively biological and/or chemical material that have not received marketing authorization from the FDA or other equivalent regulatory authority, then this Section 2.11 will apply.  Nothing in this Agreement or any Task Order will constitute an offer for sale or sale of </w:t>
      </w:r>
      <w:r w:rsidRPr="00BE2142">
        <w:rPr>
          <w:rFonts w:ascii="Times New Roman" w:hAnsi="Times New Roman" w:cs="Times New Roman"/>
          <w:sz w:val="24"/>
          <w:szCs w:val="24"/>
        </w:rPr>
        <w:lastRenderedPageBreak/>
        <w:t>any pre-clinical, clinical drug or biologic candidate, including but not exclusively biological and/or chemical material (whether by Novartis, Company, or their respective Affiliates or agents).</w:t>
      </w:r>
      <w:r w:rsidRPr="00BE2142">
        <w:rPr>
          <w:rFonts w:ascii="Times New Roman" w:hAnsi="Times New Roman" w:cs="Times New Roman"/>
          <w:b/>
          <w:sz w:val="24"/>
          <w:szCs w:val="24"/>
        </w:rPr>
        <w:t xml:space="preserve"> </w:t>
      </w:r>
    </w:p>
    <w:p w14:paraId="74D85C5F" w14:textId="77777777" w:rsidR="00F93A98" w:rsidRPr="00BE2142" w:rsidRDefault="00B818CB" w:rsidP="0080369B">
      <w:pPr>
        <w:spacing w:after="9" w:line="259" w:lineRule="auto"/>
        <w:ind w:left="36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B5C8D97"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2.12 Supplier Enabled Innovation.  </w:t>
      </w:r>
      <w:r w:rsidRPr="00BE2142">
        <w:rPr>
          <w:rFonts w:ascii="Times New Roman" w:hAnsi="Times New Roman" w:cs="Times New Roman"/>
          <w:sz w:val="24"/>
          <w:szCs w:val="24"/>
        </w:rPr>
        <w:t>Company undertakes, and shall procure that its Affiliates undertake in good faith to work diligently with Novartis to drive innovation within the Company’s business segment and more generally in the pharma industry.</w:t>
      </w:r>
      <w:r w:rsidRPr="00BE2142">
        <w:rPr>
          <w:rFonts w:ascii="Times New Roman" w:hAnsi="Times New Roman" w:cs="Times New Roman"/>
          <w:b/>
          <w:sz w:val="24"/>
          <w:szCs w:val="24"/>
        </w:rPr>
        <w:t xml:space="preserve"> </w:t>
      </w:r>
    </w:p>
    <w:p w14:paraId="18B0B50C" w14:textId="77777777" w:rsidR="00F93A98" w:rsidRPr="00BE2142" w:rsidRDefault="00B818CB" w:rsidP="0080369B">
      <w:pPr>
        <w:spacing w:after="9" w:line="259" w:lineRule="auto"/>
        <w:ind w:left="36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E1E4302" w14:textId="1BADB382"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2.13 </w:t>
      </w:r>
      <w:commentRangeStart w:id="4"/>
      <w:r w:rsidRPr="00BE2142">
        <w:rPr>
          <w:rFonts w:ascii="Times New Roman" w:hAnsi="Times New Roman" w:cs="Times New Roman"/>
          <w:b/>
          <w:sz w:val="24"/>
          <w:szCs w:val="24"/>
        </w:rPr>
        <w:t>Competitive Pricing</w:t>
      </w:r>
      <w:commentRangeEnd w:id="4"/>
      <w:r w:rsidR="007C20E6" w:rsidRPr="00BE2142">
        <w:rPr>
          <w:rStyle w:val="CommentReference"/>
          <w:rFonts w:ascii="Times New Roman" w:hAnsi="Times New Roman" w:cs="Times New Roman"/>
          <w:sz w:val="24"/>
          <w:szCs w:val="24"/>
        </w:rPr>
        <w:commentReference w:id="4"/>
      </w:r>
      <w:r w:rsidRPr="00BE2142">
        <w:rPr>
          <w:rFonts w:ascii="Times New Roman" w:hAnsi="Times New Roman" w:cs="Times New Roman"/>
          <w:b/>
          <w:sz w:val="24"/>
          <w:szCs w:val="24"/>
        </w:rPr>
        <w:t>.</w:t>
      </w:r>
      <w:r w:rsidRPr="00BE2142">
        <w:rPr>
          <w:rFonts w:ascii="Times New Roman" w:hAnsi="Times New Roman" w:cs="Times New Roman"/>
          <w:sz w:val="24"/>
          <w:szCs w:val="24"/>
        </w:rPr>
        <w:t xml:space="preserve">  During the term of this Agreement, Company </w:t>
      </w:r>
      <w:del w:id="5" w:author="Hitesh Agarwal" w:date="2023-08-30T11:32:00Z">
        <w:r w:rsidRPr="00BE2142" w:rsidDel="00DB33B0">
          <w:rPr>
            <w:rFonts w:ascii="Times New Roman" w:hAnsi="Times New Roman" w:cs="Times New Roman"/>
            <w:sz w:val="24"/>
            <w:szCs w:val="24"/>
          </w:rPr>
          <w:delText xml:space="preserve">guarantees </w:delText>
        </w:r>
      </w:del>
      <w:ins w:id="6" w:author="Hitesh Agarwal" w:date="2023-08-30T11:32:00Z">
        <w:r w:rsidR="00DB33B0" w:rsidRPr="00BE2142">
          <w:rPr>
            <w:rFonts w:ascii="Times New Roman" w:hAnsi="Times New Roman" w:cs="Times New Roman"/>
            <w:sz w:val="24"/>
            <w:szCs w:val="24"/>
          </w:rPr>
          <w:t xml:space="preserve">assures </w:t>
        </w:r>
      </w:ins>
      <w:r w:rsidRPr="00BE2142">
        <w:rPr>
          <w:rFonts w:ascii="Times New Roman" w:hAnsi="Times New Roman" w:cs="Times New Roman"/>
          <w:sz w:val="24"/>
          <w:szCs w:val="24"/>
        </w:rPr>
        <w:t>Novartis a competitive pricing for the Services reflecting the actual and current market situation for the Services with regard to third parties in order to enable Novartis to remain competitive in its own relevant markets.</w:t>
      </w:r>
      <w:del w:id="7" w:author="Hitesh Agarwal" w:date="2023-08-30T11:32:00Z">
        <w:r w:rsidRPr="00BE2142" w:rsidDel="00DB33B0">
          <w:rPr>
            <w:rFonts w:ascii="Times New Roman" w:hAnsi="Times New Roman" w:cs="Times New Roman"/>
            <w:b/>
            <w:sz w:val="24"/>
            <w:szCs w:val="24"/>
          </w:rPr>
          <w:delText xml:space="preserve"> </w:delText>
        </w:r>
      </w:del>
    </w:p>
    <w:p w14:paraId="79FD7FA9" w14:textId="77777777" w:rsidR="00F93A98" w:rsidRPr="00BE2142" w:rsidRDefault="00B818CB" w:rsidP="0080369B">
      <w:pPr>
        <w:spacing w:after="0"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D1771BB"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2.14 </w:t>
      </w:r>
      <w:commentRangeStart w:id="8"/>
      <w:r w:rsidRPr="00BE2142">
        <w:rPr>
          <w:rFonts w:ascii="Times New Roman" w:hAnsi="Times New Roman" w:cs="Times New Roman"/>
          <w:b/>
          <w:sz w:val="24"/>
          <w:szCs w:val="24"/>
        </w:rPr>
        <w:t>Competitive offers from third party</w:t>
      </w:r>
      <w:commentRangeEnd w:id="8"/>
      <w:r w:rsidR="007C20E6" w:rsidRPr="00BE2142">
        <w:rPr>
          <w:rStyle w:val="CommentReference"/>
          <w:rFonts w:ascii="Times New Roman" w:hAnsi="Times New Roman" w:cs="Times New Roman"/>
          <w:sz w:val="24"/>
          <w:szCs w:val="24"/>
        </w:rPr>
        <w:commentReference w:id="8"/>
      </w:r>
      <w:r w:rsidRPr="00BE2142">
        <w:rPr>
          <w:rFonts w:ascii="Times New Roman" w:hAnsi="Times New Roman" w:cs="Times New Roman"/>
          <w:b/>
          <w:sz w:val="24"/>
          <w:szCs w:val="24"/>
        </w:rPr>
        <w:t>.</w:t>
      </w:r>
      <w:r w:rsidRPr="00BE2142">
        <w:rPr>
          <w:rFonts w:ascii="Times New Roman" w:hAnsi="Times New Roman" w:cs="Times New Roman"/>
          <w:sz w:val="24"/>
          <w:szCs w:val="24"/>
        </w:rPr>
        <w:t xml:space="preserve">  Novartis shall be entitled to seek and consider competitive offers from third parties to supply services similar to the Services for Novartis and/or Novartis’ Affiliates. Novartis may, at its own discretion, inform Company of such competitive offers </w:t>
      </w:r>
      <w:r w:rsidRPr="00BE2142">
        <w:rPr>
          <w:rFonts w:ascii="Times New Roman" w:hAnsi="Times New Roman" w:cs="Times New Roman"/>
          <w:sz w:val="24"/>
          <w:szCs w:val="24"/>
        </w:rPr>
        <w:lastRenderedPageBreak/>
        <w:t xml:space="preserve">without disclosing the identity of any offering third party to Company. Within thirty (30) days following its receipt of a competitive offer information, Company shall submit to </w:t>
      </w:r>
    </w:p>
    <w:p w14:paraId="5772C5CF" w14:textId="35B20A37" w:rsidR="00F93A98" w:rsidRPr="00BE2142" w:rsidRDefault="00B818CB" w:rsidP="0080369B">
      <w:pPr>
        <w:ind w:right="15" w:firstLine="0"/>
        <w:rPr>
          <w:rFonts w:ascii="Times New Roman" w:hAnsi="Times New Roman" w:cs="Times New Roman"/>
          <w:sz w:val="24"/>
          <w:szCs w:val="24"/>
        </w:rPr>
      </w:pPr>
      <w:r w:rsidRPr="00BE2142">
        <w:rPr>
          <w:rFonts w:ascii="Times New Roman" w:hAnsi="Times New Roman" w:cs="Times New Roman"/>
          <w:sz w:val="24"/>
          <w:szCs w:val="24"/>
        </w:rPr>
        <w:t>Novartis a revised offer for the supply of the Services</w:t>
      </w:r>
      <w:ins w:id="9" w:author="Hitesh Agarwal" w:date="2023-08-30T11:34:00Z">
        <w:r w:rsidR="00FE5648" w:rsidRPr="00BE2142">
          <w:rPr>
            <w:rFonts w:ascii="Times New Roman" w:hAnsi="Times New Roman" w:cs="Times New Roman"/>
            <w:sz w:val="24"/>
            <w:szCs w:val="24"/>
          </w:rPr>
          <w:t xml:space="preserve"> </w:t>
        </w:r>
        <w:r w:rsidR="00E037DE" w:rsidRPr="00BE2142">
          <w:rPr>
            <w:rFonts w:ascii="Times New Roman" w:hAnsi="Times New Roman" w:cs="Times New Roman"/>
            <w:sz w:val="24"/>
            <w:szCs w:val="24"/>
          </w:rPr>
          <w:t xml:space="preserve">with an </w:t>
        </w:r>
        <w:r w:rsidR="00FE5648" w:rsidRPr="00BE2142">
          <w:rPr>
            <w:rFonts w:ascii="Times New Roman" w:hAnsi="Times New Roman" w:cs="Times New Roman"/>
            <w:sz w:val="24"/>
            <w:szCs w:val="24"/>
          </w:rPr>
          <w:t>attempt</w:t>
        </w:r>
      </w:ins>
      <w:r w:rsidRPr="00BE2142">
        <w:rPr>
          <w:rFonts w:ascii="Times New Roman" w:hAnsi="Times New Roman" w:cs="Times New Roman"/>
          <w:sz w:val="24"/>
          <w:szCs w:val="24"/>
        </w:rPr>
        <w:t xml:space="preserve"> to match or </w:t>
      </w:r>
      <w:del w:id="10" w:author="Hitesh Agarwal" w:date="2023-08-30T11:34:00Z">
        <w:r w:rsidRPr="00BE2142" w:rsidDel="00D433E6">
          <w:rPr>
            <w:rFonts w:ascii="Times New Roman" w:hAnsi="Times New Roman" w:cs="Times New Roman"/>
            <w:sz w:val="24"/>
            <w:szCs w:val="24"/>
          </w:rPr>
          <w:delText xml:space="preserve">to </w:delText>
        </w:r>
      </w:del>
      <w:r w:rsidRPr="00BE2142">
        <w:rPr>
          <w:rFonts w:ascii="Times New Roman" w:hAnsi="Times New Roman" w:cs="Times New Roman"/>
          <w:sz w:val="24"/>
          <w:szCs w:val="24"/>
        </w:rPr>
        <w:t>undercut the third party offer. Novartis shall then determine, in its reasonable discretion, whether Company’s offer is competitive with such third party’s offer. If Company meets such third party’s offer, Novartis must accept Company’s offer.</w:t>
      </w:r>
      <w:del w:id="11" w:author="Hitesh Agarwal" w:date="2023-08-30T11:34:00Z">
        <w:r w:rsidRPr="00BE2142" w:rsidDel="00475823">
          <w:rPr>
            <w:rFonts w:ascii="Times New Roman" w:hAnsi="Times New Roman" w:cs="Times New Roman"/>
            <w:sz w:val="24"/>
            <w:szCs w:val="24"/>
          </w:rPr>
          <w:delText xml:space="preserve"> </w:delText>
        </w:r>
        <w:r w:rsidRPr="00BE2142" w:rsidDel="00475823">
          <w:rPr>
            <w:rFonts w:ascii="Times New Roman" w:hAnsi="Times New Roman" w:cs="Times New Roman"/>
            <w:b/>
            <w:sz w:val="24"/>
            <w:szCs w:val="24"/>
          </w:rPr>
          <w:delText xml:space="preserve"> </w:delText>
        </w:r>
      </w:del>
    </w:p>
    <w:p w14:paraId="691B7CD9" w14:textId="77777777" w:rsidR="00F93A98" w:rsidRPr="00BE2142" w:rsidRDefault="00B818CB" w:rsidP="0080369B">
      <w:pPr>
        <w:spacing w:after="0" w:line="259" w:lineRule="auto"/>
        <w:ind w:left="720"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5E918B30"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2.15 Benchmark Analysis.</w:t>
      </w:r>
      <w:r w:rsidRPr="00BE2142">
        <w:rPr>
          <w:rFonts w:ascii="Times New Roman" w:hAnsi="Times New Roman" w:cs="Times New Roman"/>
          <w:sz w:val="24"/>
          <w:szCs w:val="24"/>
        </w:rPr>
        <w:t xml:space="preserve">  Novartis may, at any time, commission a benchmark analysis of the costs, performance, quality, resource utilization and charges hereunder by an independent, reputable benchmarking provider not being a competitor of Company at Novartis’ cost. Such benchmark analysis shall be made based on similar services performed by a representative sample of well-managed suppliers in the pharmaceutical and life sciences industry comparable to Company. The benchmarking provider shall execute appropriate confidentiality agreements in favor of Novartis and Company. Based on the final results of the benchmarking analysis, Company shall cooperate with Novartis to investigate variances, if any, and to take corrective action to respond to any deficiencies.</w:t>
      </w:r>
      <w:r w:rsidRPr="00BE2142">
        <w:rPr>
          <w:rFonts w:ascii="Times New Roman" w:hAnsi="Times New Roman" w:cs="Times New Roman"/>
          <w:b/>
          <w:sz w:val="24"/>
          <w:szCs w:val="24"/>
        </w:rPr>
        <w:t xml:space="preserve"> </w:t>
      </w:r>
    </w:p>
    <w:p w14:paraId="1095A208"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775CE78" w14:textId="77777777" w:rsidR="0037132C" w:rsidRPr="00BE2142" w:rsidRDefault="00B818CB" w:rsidP="0037132C">
      <w:pPr>
        <w:ind w:right="15"/>
        <w:rPr>
          <w:rFonts w:ascii="Times New Roman" w:hAnsi="Times New Roman" w:cs="Times New Roman"/>
          <w:sz w:val="24"/>
          <w:szCs w:val="24"/>
        </w:rPr>
      </w:pPr>
      <w:r w:rsidRPr="00BE2142">
        <w:rPr>
          <w:rFonts w:ascii="Times New Roman" w:hAnsi="Times New Roman" w:cs="Times New Roman"/>
          <w:b/>
          <w:sz w:val="24"/>
          <w:szCs w:val="24"/>
        </w:rPr>
        <w:lastRenderedPageBreak/>
        <w:t>2.</w:t>
      </w:r>
      <w:commentRangeStart w:id="12"/>
      <w:r w:rsidRPr="00BE2142">
        <w:rPr>
          <w:rFonts w:ascii="Times New Roman" w:hAnsi="Times New Roman" w:cs="Times New Roman"/>
          <w:b/>
          <w:sz w:val="24"/>
          <w:szCs w:val="24"/>
        </w:rPr>
        <w:t>16 Business Continuity for Business Critical Services.</w:t>
      </w:r>
      <w:r w:rsidRPr="00BE2142">
        <w:rPr>
          <w:rFonts w:ascii="Times New Roman" w:hAnsi="Times New Roman" w:cs="Times New Roman"/>
          <w:sz w:val="24"/>
          <w:szCs w:val="24"/>
        </w:rPr>
        <w:t xml:space="preserve">  </w:t>
      </w:r>
      <w:commentRangeEnd w:id="12"/>
      <w:r w:rsidR="007C20E6" w:rsidRPr="00BE2142">
        <w:rPr>
          <w:rStyle w:val="CommentReference"/>
          <w:rFonts w:ascii="Times New Roman" w:hAnsi="Times New Roman" w:cs="Times New Roman"/>
          <w:sz w:val="24"/>
          <w:szCs w:val="24"/>
        </w:rPr>
        <w:commentReference w:id="12"/>
      </w:r>
      <w:r w:rsidRPr="00BE2142">
        <w:rPr>
          <w:rFonts w:ascii="Times New Roman" w:hAnsi="Times New Roman" w:cs="Times New Roman"/>
          <w:sz w:val="24"/>
          <w:szCs w:val="24"/>
        </w:rPr>
        <w:t>To the extent that any Task Order indicates that the relevant Services are “Business Critical” to Novartis, the provisions of this Section 2.16 will apply.  For the purpose of this Agreement, a “</w:t>
      </w:r>
      <w:r w:rsidRPr="00BE2142">
        <w:rPr>
          <w:rFonts w:ascii="Times New Roman" w:hAnsi="Times New Roman" w:cs="Times New Roman"/>
          <w:sz w:val="24"/>
          <w:szCs w:val="24"/>
          <w:u w:val="single" w:color="000000"/>
        </w:rPr>
        <w:t>Business Interruption Event</w:t>
      </w:r>
      <w:r w:rsidRPr="00BE2142">
        <w:rPr>
          <w:rFonts w:ascii="Times New Roman" w:hAnsi="Times New Roman" w:cs="Times New Roman"/>
          <w:sz w:val="24"/>
          <w:szCs w:val="24"/>
        </w:rPr>
        <w:t>” means any event that renders one or more of Company’s (or its Affiliates’ or agents’) business facilities so inoperable or unusable that such event interferes with Company’s ability to deliver Services as contemplated by the relevant Task Order.  Company will be required to develop and document its approach and readiness to Business Interruption Events that could impact its ability to deliver Services.  The term “</w:t>
      </w:r>
      <w:r w:rsidRPr="00BE2142">
        <w:rPr>
          <w:rFonts w:ascii="Times New Roman" w:hAnsi="Times New Roman" w:cs="Times New Roman"/>
          <w:sz w:val="24"/>
          <w:szCs w:val="24"/>
          <w:u w:val="single" w:color="000000"/>
        </w:rPr>
        <w:t>Bridge Business Continuity Plan</w:t>
      </w:r>
      <w:r w:rsidRPr="00BE2142">
        <w:rPr>
          <w:rFonts w:ascii="Times New Roman" w:hAnsi="Times New Roman" w:cs="Times New Roman"/>
          <w:sz w:val="24"/>
          <w:szCs w:val="24"/>
        </w:rPr>
        <w:t>” or “</w:t>
      </w:r>
      <w:r w:rsidRPr="00BE2142">
        <w:rPr>
          <w:rFonts w:ascii="Times New Roman" w:hAnsi="Times New Roman" w:cs="Times New Roman"/>
          <w:sz w:val="24"/>
          <w:szCs w:val="24"/>
          <w:u w:val="single" w:color="000000"/>
        </w:rPr>
        <w:t>BBCP</w:t>
      </w:r>
      <w:r w:rsidRPr="00BE2142">
        <w:rPr>
          <w:rFonts w:ascii="Times New Roman" w:hAnsi="Times New Roman" w:cs="Times New Roman"/>
          <w:sz w:val="24"/>
          <w:szCs w:val="24"/>
        </w:rPr>
        <w:t xml:space="preserve">” means the Company’s procedures and/or policies for addressing such events.  Company will prepare a BBCP with input from Novartis, subject to Novartis’ written approval.  Company’s BBCP will provide details on how Company will continue to support the Services during a Business Interruption Event, or during any other event that causes Company to invoke its own Bridge Business Continuity Plan.  The BBCP will be maintained in full force and effect during the term of any Services provided under a Task Order that is subject to this Section 2.16.  Company’s BBCP will demonstrate alignment between Company and Novartis with respect to things such as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communication processes and channels;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recovery time targets for services and sub-processes; </w:t>
      </w:r>
      <w:r w:rsidRPr="00BE2142">
        <w:rPr>
          <w:rFonts w:ascii="Times New Roman" w:hAnsi="Times New Roman" w:cs="Times New Roman"/>
          <w:b/>
          <w:sz w:val="24"/>
          <w:szCs w:val="24"/>
        </w:rPr>
        <w:t>(c)</w:t>
      </w:r>
      <w:r w:rsidRPr="00BE2142">
        <w:rPr>
          <w:rFonts w:ascii="Times New Roman" w:hAnsi="Times New Roman" w:cs="Times New Roman"/>
          <w:sz w:val="24"/>
          <w:szCs w:val="24"/>
        </w:rPr>
        <w:t xml:space="preserve"> the strategies to sustain processes that have been deemed critical by </w:t>
      </w:r>
      <w:r w:rsidRPr="00BE2142">
        <w:rPr>
          <w:rFonts w:ascii="Times New Roman" w:hAnsi="Times New Roman" w:cs="Times New Roman"/>
          <w:sz w:val="24"/>
          <w:szCs w:val="24"/>
        </w:rPr>
        <w:lastRenderedPageBreak/>
        <w:t xml:space="preserve">Novartis; and </w:t>
      </w:r>
      <w:r w:rsidRPr="00BE2142">
        <w:rPr>
          <w:rFonts w:ascii="Times New Roman" w:hAnsi="Times New Roman" w:cs="Times New Roman"/>
          <w:b/>
          <w:sz w:val="24"/>
          <w:szCs w:val="24"/>
        </w:rPr>
        <w:t>(d)</w:t>
      </w:r>
      <w:r w:rsidRPr="00BE2142">
        <w:rPr>
          <w:rFonts w:ascii="Times New Roman" w:hAnsi="Times New Roman" w:cs="Times New Roman"/>
          <w:sz w:val="24"/>
          <w:szCs w:val="24"/>
        </w:rPr>
        <w:t xml:space="preserve"> the criteria that will be used by Company when deciding to invoke the BBCP.  Both parties will sign the BBCP, indicating that they are in agreement with its terms, but the BBCP will be owned, tested, and maintained by Company.</w:t>
      </w:r>
      <w:r w:rsidRPr="00BE2142">
        <w:rPr>
          <w:rFonts w:ascii="Times New Roman" w:hAnsi="Times New Roman" w:cs="Times New Roman"/>
          <w:b/>
          <w:sz w:val="24"/>
          <w:szCs w:val="24"/>
        </w:rPr>
        <w:t xml:space="preserve"> </w:t>
      </w:r>
    </w:p>
    <w:p w14:paraId="5D7EA8F5" w14:textId="77777777" w:rsidR="0037132C" w:rsidRPr="00BE2142" w:rsidRDefault="0037132C" w:rsidP="0037132C">
      <w:pPr>
        <w:ind w:right="15"/>
        <w:rPr>
          <w:rFonts w:ascii="Times New Roman" w:hAnsi="Times New Roman" w:cs="Times New Roman"/>
          <w:sz w:val="24"/>
          <w:szCs w:val="24"/>
        </w:rPr>
      </w:pPr>
    </w:p>
    <w:p w14:paraId="5F24B743" w14:textId="77777777" w:rsidR="00F93A98" w:rsidRPr="00BE2142" w:rsidRDefault="0037132C" w:rsidP="0037132C">
      <w:pPr>
        <w:ind w:right="15"/>
        <w:rPr>
          <w:rFonts w:ascii="Times New Roman" w:hAnsi="Times New Roman" w:cs="Times New Roman"/>
          <w:sz w:val="24"/>
          <w:szCs w:val="24"/>
        </w:rPr>
      </w:pPr>
      <w:r w:rsidRPr="00BE2142">
        <w:rPr>
          <w:rFonts w:ascii="Times New Roman" w:hAnsi="Times New Roman" w:cs="Times New Roman"/>
          <w:sz w:val="24"/>
          <w:szCs w:val="24"/>
        </w:rPr>
        <w:t xml:space="preserve">2.17 </w:t>
      </w:r>
      <w:r w:rsidR="00B818CB" w:rsidRPr="00BE2142">
        <w:rPr>
          <w:rFonts w:ascii="Times New Roman" w:hAnsi="Times New Roman" w:cs="Times New Roman"/>
          <w:b/>
          <w:sz w:val="24"/>
          <w:szCs w:val="24"/>
        </w:rPr>
        <w:t xml:space="preserve">Change in Scope Process.  </w:t>
      </w:r>
      <w:r w:rsidR="00B818CB" w:rsidRPr="00BE2142">
        <w:rPr>
          <w:rFonts w:ascii="Times New Roman" w:hAnsi="Times New Roman" w:cs="Times New Roman"/>
          <w:sz w:val="24"/>
          <w:szCs w:val="24"/>
        </w:rPr>
        <w:t>Company and Novartis may discuss, during scheduled tele- or video conference calls or at other times, proposed changes to the Services.  The process required by the parties to address changes to the contracted Services (hereinafter the “</w:t>
      </w:r>
      <w:r w:rsidR="00B818CB" w:rsidRPr="00BE2142">
        <w:rPr>
          <w:rFonts w:ascii="Times New Roman" w:hAnsi="Times New Roman" w:cs="Times New Roman"/>
          <w:sz w:val="24"/>
          <w:szCs w:val="24"/>
          <w:u w:val="single" w:color="000000"/>
        </w:rPr>
        <w:t>Change in Scope Process</w:t>
      </w:r>
      <w:r w:rsidR="00B818CB" w:rsidRPr="00BE2142">
        <w:rPr>
          <w:rFonts w:ascii="Times New Roman" w:hAnsi="Times New Roman" w:cs="Times New Roman"/>
          <w:sz w:val="24"/>
          <w:szCs w:val="24"/>
        </w:rPr>
        <w:t xml:space="preserve">”) is set forth in </w:t>
      </w:r>
      <w:r w:rsidR="00B818CB" w:rsidRPr="00BE2142">
        <w:rPr>
          <w:rFonts w:ascii="Times New Roman" w:hAnsi="Times New Roman" w:cs="Times New Roman"/>
          <w:sz w:val="24"/>
          <w:szCs w:val="24"/>
          <w:u w:val="single" w:color="000000"/>
        </w:rPr>
        <w:t>Exhibit D</w:t>
      </w:r>
      <w:r w:rsidR="00B818CB" w:rsidRPr="00BE2142">
        <w:rPr>
          <w:rFonts w:ascii="Times New Roman" w:hAnsi="Times New Roman" w:cs="Times New Roman"/>
          <w:sz w:val="24"/>
          <w:szCs w:val="24"/>
        </w:rPr>
        <w:t>.  Each change to the Services or any amount, for example, without limitation, a dollar amount set forth in a Task Order shall be set forth in an amendment to said Task Order (an “</w:t>
      </w:r>
      <w:r w:rsidR="00B818CB" w:rsidRPr="00BE2142">
        <w:rPr>
          <w:rFonts w:ascii="Times New Roman" w:hAnsi="Times New Roman" w:cs="Times New Roman"/>
          <w:sz w:val="24"/>
          <w:szCs w:val="24"/>
          <w:u w:val="single" w:color="000000"/>
        </w:rPr>
        <w:t>Amendment</w:t>
      </w:r>
      <w:r w:rsidR="00B818CB" w:rsidRPr="00BE2142">
        <w:rPr>
          <w:rFonts w:ascii="Times New Roman" w:hAnsi="Times New Roman" w:cs="Times New Roman"/>
          <w:sz w:val="24"/>
          <w:szCs w:val="24"/>
        </w:rPr>
        <w:t xml:space="preserve">”) executed by both parties.  Each Amendment will detail the requested changes to the applicable scope of work, timeline, corresponding project budget, and payment schedule.  The Amendment will become effective upon its execution by both parties.  Company will be given a reasonable period of time, as specified in the Amendment, within which to implement the changes.  Both parties agree to act in good faith and promptly when considering an Amendment requested by the other party.  Notwithstanding the foregoing, Company may implement the change prior to the execution of an Amendment upon receipt from Novartis of written authorization to do so, in the form </w:t>
      </w:r>
      <w:r w:rsidR="00B818CB" w:rsidRPr="00BE2142">
        <w:rPr>
          <w:rFonts w:ascii="Times New Roman" w:hAnsi="Times New Roman" w:cs="Times New Roman"/>
          <w:sz w:val="24"/>
          <w:szCs w:val="24"/>
        </w:rPr>
        <w:lastRenderedPageBreak/>
        <w:t>of a Change Notification Form (“</w:t>
      </w:r>
      <w:r w:rsidR="00B818CB" w:rsidRPr="00BE2142">
        <w:rPr>
          <w:rFonts w:ascii="Times New Roman" w:hAnsi="Times New Roman" w:cs="Times New Roman"/>
          <w:sz w:val="24"/>
          <w:szCs w:val="24"/>
          <w:u w:val="single" w:color="000000"/>
        </w:rPr>
        <w:t>CNF</w:t>
      </w:r>
      <w:r w:rsidR="00B818CB" w:rsidRPr="00BE2142">
        <w:rPr>
          <w:rFonts w:ascii="Times New Roman" w:hAnsi="Times New Roman" w:cs="Times New Roman"/>
          <w:sz w:val="24"/>
          <w:szCs w:val="24"/>
        </w:rPr>
        <w:t xml:space="preserve">”) as set forth in </w:t>
      </w:r>
      <w:r w:rsidR="00B818CB" w:rsidRPr="00BE2142">
        <w:rPr>
          <w:rFonts w:ascii="Times New Roman" w:hAnsi="Times New Roman" w:cs="Times New Roman"/>
          <w:sz w:val="24"/>
          <w:szCs w:val="24"/>
          <w:u w:val="single" w:color="000000"/>
        </w:rPr>
        <w:t>Exhibit D</w:t>
      </w:r>
      <w:r w:rsidR="00B818CB" w:rsidRPr="00BE2142">
        <w:rPr>
          <w:rFonts w:ascii="Times New Roman" w:hAnsi="Times New Roman" w:cs="Times New Roman"/>
          <w:sz w:val="24"/>
          <w:szCs w:val="24"/>
        </w:rPr>
        <w:t xml:space="preserve">.  For any change in Services or any dollar amount of a Task Order, Novartis acknowledges that Company is not obligated to initiate work on any change in scope until a CNF has been prepared and approval is secured, in writing by authorized Novartis representatives.  The CNF must be received by Novartis within fifteen (15) days of identification of the change(s) in scope.  Additionally, Novartis will not compensate or reimburse, and Novartis will not be obligated to compensate or reimburse Company for any costs or expenses associated with a scope change(s) that is not approved by Novartis pursuant to the procedures in this Section 2.17 and </w:t>
      </w:r>
      <w:r w:rsidR="00B818CB" w:rsidRPr="00BE2142">
        <w:rPr>
          <w:rFonts w:ascii="Times New Roman" w:hAnsi="Times New Roman" w:cs="Times New Roman"/>
          <w:sz w:val="24"/>
          <w:szCs w:val="24"/>
          <w:u w:val="single" w:color="000000"/>
        </w:rPr>
        <w:t>Exhibit D</w:t>
      </w:r>
      <w:r w:rsidR="00B818CB" w:rsidRPr="00BE2142">
        <w:rPr>
          <w:rFonts w:ascii="Times New Roman" w:hAnsi="Times New Roman" w:cs="Times New Roman"/>
          <w:sz w:val="24"/>
          <w:szCs w:val="24"/>
        </w:rPr>
        <w:t xml:space="preserve"> of the Agreement.</w:t>
      </w:r>
      <w:r w:rsidR="00B818CB" w:rsidRPr="00BE2142">
        <w:rPr>
          <w:rFonts w:ascii="Times New Roman" w:hAnsi="Times New Roman" w:cs="Times New Roman"/>
          <w:b/>
          <w:sz w:val="24"/>
          <w:szCs w:val="24"/>
        </w:rPr>
        <w:t xml:space="preserve"> </w:t>
      </w:r>
    </w:p>
    <w:p w14:paraId="1E9773A3" w14:textId="77777777" w:rsidR="00F93A98" w:rsidRPr="00BE2142" w:rsidRDefault="00B818CB" w:rsidP="0080369B">
      <w:pPr>
        <w:spacing w:after="0"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33BF614" w14:textId="77777777" w:rsidR="00F93A98" w:rsidRPr="00BE2142" w:rsidRDefault="00B818CB" w:rsidP="0080369B">
      <w:pPr>
        <w:spacing w:after="9"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E5C2A25" w14:textId="77777777" w:rsidR="00F93A98" w:rsidRPr="00BE2142" w:rsidRDefault="00B818CB" w:rsidP="0037132C">
      <w:pPr>
        <w:tabs>
          <w:tab w:val="center" w:pos="1741"/>
        </w:tabs>
        <w:spacing w:after="10" w:line="250"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Section 3.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rPr>
        <w:t>Term.</w:t>
      </w:r>
      <w:r w:rsidRPr="00BE2142">
        <w:rPr>
          <w:rFonts w:ascii="Times New Roman" w:hAnsi="Times New Roman" w:cs="Times New Roman"/>
          <w:b/>
          <w:sz w:val="24"/>
          <w:szCs w:val="24"/>
        </w:rPr>
        <w:t xml:space="preserve"> </w:t>
      </w:r>
    </w:p>
    <w:p w14:paraId="50C98EDA" w14:textId="77777777" w:rsidR="0037132C" w:rsidRPr="00BE2142" w:rsidRDefault="0037132C" w:rsidP="0037132C">
      <w:pPr>
        <w:tabs>
          <w:tab w:val="center" w:pos="1741"/>
        </w:tabs>
        <w:spacing w:after="10" w:line="250" w:lineRule="auto"/>
        <w:ind w:right="0" w:firstLine="0"/>
        <w:rPr>
          <w:rFonts w:ascii="Times New Roman" w:hAnsi="Times New Roman" w:cs="Times New Roman"/>
          <w:sz w:val="24"/>
          <w:szCs w:val="24"/>
        </w:rPr>
      </w:pPr>
    </w:p>
    <w:p w14:paraId="5F7A30FD" w14:textId="77777777" w:rsidR="00F93A98" w:rsidRPr="00BE2142" w:rsidRDefault="00B818CB" w:rsidP="0080369B">
      <w:pPr>
        <w:ind w:right="15" w:firstLine="0"/>
        <w:rPr>
          <w:rFonts w:ascii="Times New Roman" w:hAnsi="Times New Roman" w:cs="Times New Roman"/>
          <w:sz w:val="24"/>
          <w:szCs w:val="24"/>
        </w:rPr>
      </w:pPr>
      <w:r w:rsidRPr="00BE2142">
        <w:rPr>
          <w:rFonts w:ascii="Times New Roman" w:hAnsi="Times New Roman" w:cs="Times New Roman"/>
          <w:sz w:val="24"/>
          <w:szCs w:val="24"/>
        </w:rPr>
        <w:t xml:space="preserve">Unless sooner terminated pursuant to Section 12, this Agreement shall be deemed effective as of the Effective Date, and shall continue in force for a period of three (3) years from such date.  Notwithstanding the foregoing, should any Task Order entered into during the period of this Agreement require Services to be performed beyond the expiration or termination date of this Agreement, then </w:t>
      </w:r>
      <w:r w:rsidRPr="00BE2142">
        <w:rPr>
          <w:rFonts w:ascii="Times New Roman" w:hAnsi="Times New Roman" w:cs="Times New Roman"/>
          <w:sz w:val="24"/>
          <w:szCs w:val="24"/>
        </w:rPr>
        <w:lastRenderedPageBreak/>
        <w:t xml:space="preserve">the terms of this Agreement shall remain in effect with respect to such Task Order until the expiration or termination of that Task Order. </w:t>
      </w:r>
    </w:p>
    <w:p w14:paraId="6DB6340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1F79DE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3719657" w14:textId="77777777" w:rsidR="00F93A98" w:rsidRPr="00BE2142" w:rsidRDefault="00B818CB" w:rsidP="0080369B">
      <w:pPr>
        <w:tabs>
          <w:tab w:val="center" w:pos="2504"/>
        </w:tabs>
        <w:spacing w:line="250"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Section 4.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color="000000"/>
        </w:rPr>
        <w:t>Prices; Productivity.</w:t>
      </w:r>
      <w:r w:rsidRPr="00BE2142">
        <w:rPr>
          <w:rFonts w:ascii="Times New Roman" w:hAnsi="Times New Roman" w:cs="Times New Roman"/>
          <w:b/>
          <w:sz w:val="24"/>
          <w:szCs w:val="24"/>
        </w:rPr>
        <w:t xml:space="preserve"> </w:t>
      </w:r>
    </w:p>
    <w:p w14:paraId="07A13EE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FF716B5"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4.1 Prices.  </w:t>
      </w:r>
      <w:r w:rsidRPr="00BE2142">
        <w:rPr>
          <w:rFonts w:ascii="Times New Roman" w:hAnsi="Times New Roman" w:cs="Times New Roman"/>
          <w:sz w:val="24"/>
          <w:szCs w:val="24"/>
        </w:rPr>
        <w:t>The mutually agreed prices for the performance of the Services by Company shall be set forth in the applicable Task Order. All fees, costs and rates set forth in any Task Order shall remain firm for the duration of the Services, unless otherwise agreed to in writing by Company and Novartis.</w:t>
      </w:r>
      <w:r w:rsidRPr="00BE2142">
        <w:rPr>
          <w:rFonts w:ascii="Times New Roman" w:hAnsi="Times New Roman" w:cs="Times New Roman"/>
          <w:b/>
          <w:sz w:val="24"/>
          <w:szCs w:val="24"/>
        </w:rPr>
        <w:t xml:space="preserve"> </w:t>
      </w:r>
    </w:p>
    <w:p w14:paraId="552F0215" w14:textId="77777777" w:rsidR="00F93A98" w:rsidRPr="00BE2142" w:rsidRDefault="00B818CB" w:rsidP="0080369B">
      <w:pPr>
        <w:spacing w:after="7"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2612C74E" w14:textId="674F9108" w:rsidR="0095279E" w:rsidRPr="00BE2142" w:rsidRDefault="00B818CB" w:rsidP="00B30E8E">
      <w:pPr>
        <w:ind w:right="15"/>
        <w:rPr>
          <w:ins w:id="13" w:author="Hitesh Agarwal" w:date="2023-08-30T11:50:00Z"/>
          <w:rFonts w:ascii="Times New Roman" w:hAnsi="Times New Roman" w:cs="Times New Roman"/>
          <w:sz w:val="24"/>
          <w:szCs w:val="24"/>
        </w:rPr>
      </w:pPr>
      <w:r w:rsidRPr="00BE2142">
        <w:rPr>
          <w:rFonts w:ascii="Times New Roman" w:hAnsi="Times New Roman" w:cs="Times New Roman"/>
          <w:b/>
          <w:sz w:val="24"/>
          <w:szCs w:val="24"/>
        </w:rPr>
        <w:t>4.2 Year over year productivity.</w:t>
      </w:r>
      <w:r w:rsidRPr="00BE2142">
        <w:rPr>
          <w:rFonts w:ascii="Times New Roman" w:hAnsi="Times New Roman" w:cs="Times New Roman"/>
          <w:sz w:val="24"/>
          <w:szCs w:val="24"/>
        </w:rPr>
        <w:t xml:space="preserve">  The parties agree to pursue a mutual continuous improvement strategy and shall confer on a regular basis (at least annually) to consider whether new technologies or manufacturing processes may exist which would likely improve Company’s performance and Service costs. In particular, the parties shall use commercially reasonable efforts to identify continuous improvement opportunities with the objective to reduce any fees payable by Novartis hereunder </w:t>
      </w:r>
      <w:r w:rsidRPr="00BE2142">
        <w:rPr>
          <w:rFonts w:ascii="Times New Roman" w:hAnsi="Times New Roman" w:cs="Times New Roman"/>
          <w:sz w:val="24"/>
          <w:szCs w:val="24"/>
        </w:rPr>
        <w:lastRenderedPageBreak/>
        <w:t>by a minimum of [</w:t>
      </w:r>
      <w:r w:rsidRPr="00BE2142">
        <w:rPr>
          <w:rFonts w:ascii="Times New Roman" w:hAnsi="Times New Roman" w:cs="Times New Roman"/>
          <w:sz w:val="24"/>
          <w:szCs w:val="24"/>
          <w:shd w:val="clear" w:color="auto" w:fill="FFFF00"/>
        </w:rPr>
        <w:t>written number</w:t>
      </w:r>
      <w:r w:rsidRPr="00BE2142">
        <w:rPr>
          <w:rFonts w:ascii="Times New Roman" w:hAnsi="Times New Roman" w:cs="Times New Roman"/>
          <w:sz w:val="24"/>
          <w:szCs w:val="24"/>
        </w:rPr>
        <w:t>] [</w:t>
      </w:r>
      <w:r w:rsidRPr="00BE2142">
        <w:rPr>
          <w:rFonts w:ascii="Times New Roman" w:hAnsi="Times New Roman" w:cs="Times New Roman"/>
          <w:sz w:val="24"/>
          <w:szCs w:val="24"/>
          <w:shd w:val="clear" w:color="auto" w:fill="FFFF00"/>
        </w:rPr>
        <w:t>number</w:t>
      </w:r>
      <w:proofErr w:type="gramStart"/>
      <w:r w:rsidRPr="00BE2142">
        <w:rPr>
          <w:rFonts w:ascii="Times New Roman" w:hAnsi="Times New Roman" w:cs="Times New Roman"/>
          <w:sz w:val="24"/>
          <w:szCs w:val="24"/>
        </w:rPr>
        <w:t>]%</w:t>
      </w:r>
      <w:proofErr w:type="gramEnd"/>
      <w:r w:rsidRPr="00BE2142">
        <w:rPr>
          <w:rFonts w:ascii="Times New Roman" w:hAnsi="Times New Roman" w:cs="Times New Roman"/>
          <w:sz w:val="24"/>
          <w:szCs w:val="24"/>
        </w:rPr>
        <w:t xml:space="preserve"> during each contract year. To the extent that cost savings are generated by such initiatives, Novartis shall be entitled to one hundred percent (100%) of such cost savings; provided, however, </w:t>
      </w:r>
      <w:ins w:id="14" w:author="Hitesh Agarwal" w:date="2023-08-30T12:34:00Z">
        <w:r w:rsidR="00B30E8E" w:rsidRPr="00BE2142">
          <w:rPr>
            <w:rFonts w:ascii="Times New Roman" w:hAnsi="Times New Roman" w:cs="Times New Roman"/>
            <w:sz w:val="24"/>
            <w:szCs w:val="24"/>
          </w:rPr>
          <w:t>such cost savings shall be computed net of any capital or operating expenditure incurred by Company directly attributable to such improvement.</w:t>
        </w:r>
      </w:ins>
      <w:del w:id="15" w:author="Hitesh Agarwal" w:date="2023-08-30T12:34:00Z">
        <w:r w:rsidRPr="00BE2142" w:rsidDel="00B30E8E">
          <w:rPr>
            <w:rFonts w:ascii="Times New Roman" w:hAnsi="Times New Roman" w:cs="Times New Roman"/>
            <w:sz w:val="24"/>
            <w:szCs w:val="24"/>
          </w:rPr>
          <w:delText xml:space="preserve">that </w:delText>
        </w:r>
        <w:r w:rsidRPr="00BE2142" w:rsidDel="00B30E8E">
          <w:rPr>
            <w:rFonts w:ascii="Times New Roman" w:hAnsi="Times New Roman" w:cs="Times New Roman"/>
            <w:b/>
            <w:sz w:val="24"/>
            <w:szCs w:val="24"/>
          </w:rPr>
          <w:delText>(a)</w:delText>
        </w:r>
        <w:r w:rsidRPr="00BE2142" w:rsidDel="00B30E8E">
          <w:rPr>
            <w:rFonts w:ascii="Times New Roman" w:hAnsi="Times New Roman" w:cs="Times New Roman"/>
            <w:sz w:val="24"/>
            <w:szCs w:val="24"/>
          </w:rPr>
          <w:delText xml:space="preserve"> </w:delText>
        </w:r>
      </w:del>
    </w:p>
    <w:p w14:paraId="076FC1CA" w14:textId="043F766E" w:rsidR="00F93A98" w:rsidRPr="00BE2142" w:rsidDel="00F500FE" w:rsidRDefault="00B818CB" w:rsidP="0080369B">
      <w:pPr>
        <w:ind w:right="15"/>
        <w:rPr>
          <w:del w:id="16" w:author="Hitesh Agarwal" w:date="2023-08-30T12:01:00Z"/>
          <w:rFonts w:ascii="Times New Roman" w:hAnsi="Times New Roman" w:cs="Times New Roman"/>
          <w:sz w:val="24"/>
          <w:szCs w:val="24"/>
        </w:rPr>
      </w:pPr>
      <w:del w:id="17" w:author="Hitesh Agarwal" w:date="2023-08-30T12:01:00Z">
        <w:r w:rsidRPr="00BE2142" w:rsidDel="00F500FE">
          <w:rPr>
            <w:rFonts w:ascii="Times New Roman" w:hAnsi="Times New Roman" w:cs="Times New Roman"/>
            <w:sz w:val="24"/>
            <w:szCs w:val="24"/>
          </w:rPr>
          <w:delText xml:space="preserve">such cost savings during the first year that the applicable improvement is employed shall be shared equally between Novartis and Company in the event that the applicable improvement is not initiated by Novartis and Company provides a monetary investment in an amount agreed in advance by Novartis in connection with the development of such improvement; and </w:delText>
        </w:r>
        <w:r w:rsidRPr="00BE2142" w:rsidDel="00F500FE">
          <w:rPr>
            <w:rFonts w:ascii="Times New Roman" w:hAnsi="Times New Roman" w:cs="Times New Roman"/>
            <w:b/>
            <w:sz w:val="24"/>
            <w:szCs w:val="24"/>
          </w:rPr>
          <w:delText>(b)</w:delText>
        </w:r>
        <w:r w:rsidRPr="00BE2142" w:rsidDel="00F500FE">
          <w:rPr>
            <w:rFonts w:ascii="Times New Roman" w:hAnsi="Times New Roman" w:cs="Times New Roman"/>
            <w:sz w:val="24"/>
            <w:szCs w:val="24"/>
          </w:rPr>
          <w:delText xml:space="preserve"> Novartis shall be entitled to one hundred percent (100%) of such cost savings for each subsequent year that the applicable improvement is employed.</w:delText>
        </w:r>
        <w:r w:rsidRPr="00BE2142" w:rsidDel="00F500FE">
          <w:rPr>
            <w:rFonts w:ascii="Times New Roman" w:hAnsi="Times New Roman" w:cs="Times New Roman"/>
            <w:b/>
            <w:sz w:val="24"/>
            <w:szCs w:val="24"/>
          </w:rPr>
          <w:delText xml:space="preserve"> </w:delText>
        </w:r>
      </w:del>
    </w:p>
    <w:p w14:paraId="656A13E9" w14:textId="11AF0174" w:rsidR="00F93A98" w:rsidRPr="00BE2142" w:rsidRDefault="00B818CB" w:rsidP="0080369B">
      <w:pPr>
        <w:spacing w:after="0" w:line="259" w:lineRule="auto"/>
        <w:ind w:right="0" w:firstLine="0"/>
        <w:rPr>
          <w:rFonts w:ascii="Times New Roman" w:hAnsi="Times New Roman" w:cs="Times New Roman"/>
          <w:sz w:val="24"/>
          <w:szCs w:val="24"/>
        </w:rPr>
      </w:pPr>
      <w:del w:id="18" w:author="Hitesh Agarwal" w:date="2023-08-30T12:01:00Z">
        <w:r w:rsidRPr="00BE2142" w:rsidDel="00F500FE">
          <w:rPr>
            <w:rFonts w:ascii="Times New Roman" w:hAnsi="Times New Roman" w:cs="Times New Roman"/>
            <w:sz w:val="24"/>
            <w:szCs w:val="24"/>
          </w:rPr>
          <w:delText xml:space="preserve"> </w:delText>
        </w:r>
      </w:del>
    </w:p>
    <w:p w14:paraId="318AADF5" w14:textId="77777777" w:rsidR="00F93A98" w:rsidRPr="00BE2142" w:rsidRDefault="00B818CB" w:rsidP="0080369B">
      <w:pPr>
        <w:spacing w:after="7"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30406174" w14:textId="77777777" w:rsidR="00F93A98" w:rsidRPr="00BE2142" w:rsidRDefault="00B818CB" w:rsidP="0080369B">
      <w:pPr>
        <w:tabs>
          <w:tab w:val="center" w:pos="3177"/>
        </w:tabs>
        <w:spacing w:line="250"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Section 5.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color="000000"/>
        </w:rPr>
        <w:t>Payment; VAT; Invoicing; Audits.</w:t>
      </w:r>
      <w:r w:rsidRPr="00BE2142">
        <w:rPr>
          <w:rFonts w:ascii="Times New Roman" w:hAnsi="Times New Roman" w:cs="Times New Roman"/>
          <w:b/>
          <w:sz w:val="24"/>
          <w:szCs w:val="24"/>
        </w:rPr>
        <w:t xml:space="preserve"> </w:t>
      </w:r>
    </w:p>
    <w:p w14:paraId="30E763A0"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37E5CBB7" w14:textId="451DEA9F"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5.1 Payment Term.</w:t>
      </w:r>
      <w:r w:rsidRPr="00BE2142">
        <w:rPr>
          <w:rFonts w:ascii="Times New Roman" w:hAnsi="Times New Roman" w:cs="Times New Roman"/>
          <w:sz w:val="24"/>
          <w:szCs w:val="24"/>
        </w:rPr>
        <w:t xml:space="preserve">  In consideration of the satisfactory performance of the Services performed by Company, Novartis will make payments to Company in accordance with the applicable Task Order. Notwithstanding any payment terms in any Task Order or quotation to the contrary, Novartis shall make all such payments within </w:t>
      </w:r>
      <w:commentRangeStart w:id="19"/>
      <w:del w:id="20" w:author="Hitesh Agarwal" w:date="2023-08-30T10:31:00Z">
        <w:r w:rsidRPr="00BE2142" w:rsidDel="00BE3904">
          <w:rPr>
            <w:rFonts w:ascii="Times New Roman" w:hAnsi="Times New Roman" w:cs="Times New Roman"/>
            <w:sz w:val="24"/>
            <w:szCs w:val="24"/>
          </w:rPr>
          <w:delText>one hundred and twenty (120)</w:delText>
        </w:r>
      </w:del>
      <w:ins w:id="21" w:author="Hitesh Agarwal" w:date="2023-08-30T10:31:00Z">
        <w:r w:rsidR="00BE3904" w:rsidRPr="00BE2142">
          <w:rPr>
            <w:rFonts w:ascii="Times New Roman" w:hAnsi="Times New Roman" w:cs="Times New Roman"/>
            <w:sz w:val="24"/>
            <w:szCs w:val="24"/>
          </w:rPr>
          <w:t>Ninety (90)</w:t>
        </w:r>
      </w:ins>
      <w:commentRangeEnd w:id="19"/>
      <w:ins w:id="22" w:author="Hitesh Agarwal" w:date="2023-08-30T10:32:00Z">
        <w:r w:rsidR="00C04E35" w:rsidRPr="00BE2142">
          <w:rPr>
            <w:rStyle w:val="CommentReference"/>
            <w:rFonts w:ascii="Times New Roman" w:hAnsi="Times New Roman" w:cs="Times New Roman"/>
            <w:sz w:val="24"/>
            <w:szCs w:val="24"/>
          </w:rPr>
          <w:commentReference w:id="19"/>
        </w:r>
      </w:ins>
      <w:r w:rsidRPr="00BE2142">
        <w:rPr>
          <w:rFonts w:ascii="Times New Roman" w:hAnsi="Times New Roman" w:cs="Times New Roman"/>
          <w:sz w:val="24"/>
          <w:szCs w:val="24"/>
        </w:rPr>
        <w:t xml:space="preserve"> days of receipt by Novartis of </w:t>
      </w:r>
      <w:proofErr w:type="gramStart"/>
      <w:r w:rsidRPr="00BE2142">
        <w:rPr>
          <w:rFonts w:ascii="Times New Roman" w:hAnsi="Times New Roman" w:cs="Times New Roman"/>
          <w:sz w:val="24"/>
          <w:szCs w:val="24"/>
        </w:rPr>
        <w:t>a</w:t>
      </w:r>
      <w:proofErr w:type="gramEnd"/>
      <w:r w:rsidRPr="00BE2142">
        <w:rPr>
          <w:rFonts w:ascii="Times New Roman" w:hAnsi="Times New Roman" w:cs="Times New Roman"/>
          <w:sz w:val="24"/>
          <w:szCs w:val="24"/>
        </w:rPr>
        <w:t xml:space="preserve"> </w:t>
      </w:r>
      <w:del w:id="23" w:author="Hitesh Agarwal" w:date="2023-08-30T10:34:00Z">
        <w:r w:rsidRPr="00BE2142" w:rsidDel="00470058">
          <w:rPr>
            <w:rFonts w:ascii="Times New Roman" w:hAnsi="Times New Roman" w:cs="Times New Roman"/>
            <w:sz w:val="24"/>
            <w:szCs w:val="24"/>
          </w:rPr>
          <w:delText xml:space="preserve">correct and valid </w:delText>
        </w:r>
      </w:del>
      <w:r w:rsidRPr="00BE2142">
        <w:rPr>
          <w:rFonts w:ascii="Times New Roman" w:hAnsi="Times New Roman" w:cs="Times New Roman"/>
          <w:sz w:val="24"/>
          <w:szCs w:val="24"/>
        </w:rPr>
        <w:t xml:space="preserve">invoice for the same, which will be in the form attached as </w:t>
      </w:r>
      <w:r w:rsidRPr="00BE2142">
        <w:rPr>
          <w:rFonts w:ascii="Times New Roman" w:hAnsi="Times New Roman" w:cs="Times New Roman"/>
          <w:sz w:val="24"/>
          <w:szCs w:val="24"/>
          <w:u w:val="single" w:color="000000"/>
        </w:rPr>
        <w:t>Exhibit E</w:t>
      </w:r>
      <w:r w:rsidRPr="00BE2142">
        <w:rPr>
          <w:rFonts w:ascii="Times New Roman" w:hAnsi="Times New Roman" w:cs="Times New Roman"/>
          <w:sz w:val="24"/>
          <w:szCs w:val="24"/>
        </w:rPr>
        <w:t>, including all supporting documentation.</w:t>
      </w:r>
      <w:del w:id="24" w:author="Hitesh Agarwal" w:date="2023-08-30T10:36:00Z">
        <w:r w:rsidRPr="00BE2142" w:rsidDel="00585424">
          <w:rPr>
            <w:rFonts w:ascii="Times New Roman" w:hAnsi="Times New Roman" w:cs="Times New Roman"/>
            <w:b/>
            <w:sz w:val="24"/>
            <w:szCs w:val="24"/>
          </w:rPr>
          <w:delText xml:space="preserve"> </w:delText>
        </w:r>
      </w:del>
    </w:p>
    <w:p w14:paraId="05C4F61D"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02266B6" w14:textId="7FF2060A"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5.2 Partial payment; withholding payment.  </w:t>
      </w:r>
      <w:r w:rsidRPr="00BE2142">
        <w:rPr>
          <w:rFonts w:ascii="Times New Roman" w:hAnsi="Times New Roman" w:cs="Times New Roman"/>
          <w:sz w:val="24"/>
          <w:szCs w:val="24"/>
        </w:rPr>
        <w:t xml:space="preserve">Novartis will pay any undisputed portion of an invoice duly delivered in accordance with the terms of this Agreement and/or any Task Order and </w:t>
      </w:r>
      <w:r w:rsidRPr="00BE2142">
        <w:rPr>
          <w:rFonts w:ascii="Times New Roman" w:hAnsi="Times New Roman" w:cs="Times New Roman"/>
          <w:sz w:val="24"/>
          <w:szCs w:val="24"/>
        </w:rPr>
        <w:lastRenderedPageBreak/>
        <w:t>may withhold payment on the disputed portion until such dispute is resolved.</w:t>
      </w:r>
      <w:ins w:id="25" w:author="Hitesh Agarwal" w:date="2023-08-30T10:36:00Z">
        <w:r w:rsidR="00585424" w:rsidRPr="00BE2142">
          <w:rPr>
            <w:rFonts w:ascii="Times New Roman" w:hAnsi="Times New Roman" w:cs="Times New Roman"/>
            <w:sz w:val="24"/>
            <w:szCs w:val="24"/>
          </w:rPr>
          <w:t xml:space="preserve"> </w:t>
        </w:r>
      </w:ins>
      <w:del w:id="26" w:author="Hitesh Agarwal" w:date="2023-08-30T10:35:00Z">
        <w:r w:rsidRPr="00BE2142" w:rsidDel="003A46C4">
          <w:rPr>
            <w:rFonts w:ascii="Times New Roman" w:hAnsi="Times New Roman" w:cs="Times New Roman"/>
            <w:sz w:val="24"/>
            <w:szCs w:val="24"/>
          </w:rPr>
          <w:delText xml:space="preserve"> </w:delText>
        </w:r>
      </w:del>
      <w:ins w:id="27" w:author="Hitesh Agarwal" w:date="2023-08-30T10:36:00Z">
        <w:r w:rsidR="00585424" w:rsidRPr="00BE2142">
          <w:rPr>
            <w:rFonts w:ascii="Times New Roman" w:hAnsi="Times New Roman" w:cs="Times New Roman"/>
            <w:b/>
            <w:sz w:val="24"/>
            <w:szCs w:val="24"/>
          </w:rPr>
          <w:t xml:space="preserve">In case of dispute with respect to any invoice(s) or part thereof, Novartis shall </w:t>
        </w:r>
      </w:ins>
      <w:ins w:id="28" w:author="Hitesh Agarwal" w:date="2023-08-30T10:38:00Z">
        <w:r w:rsidR="00F66701" w:rsidRPr="00BE2142">
          <w:rPr>
            <w:rFonts w:ascii="Times New Roman" w:hAnsi="Times New Roman" w:cs="Times New Roman"/>
            <w:b/>
            <w:sz w:val="24"/>
            <w:szCs w:val="24"/>
          </w:rPr>
          <w:t>notify</w:t>
        </w:r>
      </w:ins>
      <w:ins w:id="29" w:author="Hitesh Agarwal" w:date="2023-08-30T10:36:00Z">
        <w:r w:rsidR="00585424" w:rsidRPr="00BE2142">
          <w:rPr>
            <w:rFonts w:ascii="Times New Roman" w:hAnsi="Times New Roman" w:cs="Times New Roman"/>
            <w:b/>
            <w:sz w:val="24"/>
            <w:szCs w:val="24"/>
          </w:rPr>
          <w:t xml:space="preserve"> Company within 7 days of receipt of invoice by Novartis</w:t>
        </w:r>
        <w:r w:rsidR="009D6397" w:rsidRPr="00BE2142">
          <w:rPr>
            <w:rFonts w:ascii="Times New Roman" w:hAnsi="Times New Roman" w:cs="Times New Roman"/>
            <w:b/>
            <w:sz w:val="24"/>
            <w:szCs w:val="24"/>
          </w:rPr>
          <w:t>.</w:t>
        </w:r>
        <w:r w:rsidR="00585424" w:rsidRPr="00BE2142">
          <w:rPr>
            <w:rFonts w:ascii="Times New Roman" w:hAnsi="Times New Roman" w:cs="Times New Roman"/>
            <w:b/>
            <w:sz w:val="24"/>
            <w:szCs w:val="24"/>
          </w:rPr>
          <w:t xml:space="preserve"> </w:t>
        </w:r>
        <w:r w:rsidR="009D6397" w:rsidRPr="00BE2142">
          <w:rPr>
            <w:rFonts w:ascii="Times New Roman" w:hAnsi="Times New Roman" w:cs="Times New Roman"/>
            <w:b/>
            <w:sz w:val="24"/>
            <w:szCs w:val="24"/>
          </w:rPr>
          <w:t xml:space="preserve">Thereafter parties will work together in good faith to resolve </w:t>
        </w:r>
      </w:ins>
      <w:ins w:id="30" w:author="Hitesh Agarwal" w:date="2023-08-30T10:37:00Z">
        <w:r w:rsidR="009D6397" w:rsidRPr="00BE2142">
          <w:rPr>
            <w:rFonts w:ascii="Times New Roman" w:hAnsi="Times New Roman" w:cs="Times New Roman"/>
            <w:b/>
            <w:sz w:val="24"/>
            <w:szCs w:val="24"/>
          </w:rPr>
          <w:t>the dispute within 45 days</w:t>
        </w:r>
      </w:ins>
      <w:ins w:id="31" w:author="Hitesh Agarwal" w:date="2023-08-30T10:38:00Z">
        <w:r w:rsidR="004522AE" w:rsidRPr="00BE2142">
          <w:rPr>
            <w:rFonts w:ascii="Times New Roman" w:hAnsi="Times New Roman" w:cs="Times New Roman"/>
            <w:b/>
            <w:sz w:val="24"/>
            <w:szCs w:val="24"/>
          </w:rPr>
          <w:t xml:space="preserve"> of such notice</w:t>
        </w:r>
      </w:ins>
      <w:ins w:id="32" w:author="Hitesh Agarwal" w:date="2023-08-30T10:37:00Z">
        <w:r w:rsidR="009D6397" w:rsidRPr="00BE2142">
          <w:rPr>
            <w:rFonts w:ascii="Times New Roman" w:hAnsi="Times New Roman" w:cs="Times New Roman"/>
            <w:b/>
            <w:sz w:val="24"/>
            <w:szCs w:val="24"/>
          </w:rPr>
          <w:t xml:space="preserve">. Once the dispute is resolved, Novartis will make payment of such disputed invoice(s) or part </w:t>
        </w:r>
      </w:ins>
      <w:ins w:id="33" w:author="Hitesh Agarwal" w:date="2023-08-30T10:38:00Z">
        <w:r w:rsidR="009D6397" w:rsidRPr="00BE2142">
          <w:rPr>
            <w:rFonts w:ascii="Times New Roman" w:hAnsi="Times New Roman" w:cs="Times New Roman"/>
            <w:b/>
            <w:sz w:val="24"/>
            <w:szCs w:val="24"/>
          </w:rPr>
          <w:t xml:space="preserve">thereof </w:t>
        </w:r>
        <w:r w:rsidR="00BB5702" w:rsidRPr="00BE2142">
          <w:rPr>
            <w:rFonts w:ascii="Times New Roman" w:hAnsi="Times New Roman" w:cs="Times New Roman"/>
            <w:b/>
            <w:sz w:val="24"/>
            <w:szCs w:val="24"/>
          </w:rPr>
          <w:t xml:space="preserve">to </w:t>
        </w:r>
      </w:ins>
      <w:ins w:id="34" w:author="Hitesh Agarwal" w:date="2023-08-30T10:37:00Z">
        <w:r w:rsidR="009D6397" w:rsidRPr="00BE2142">
          <w:rPr>
            <w:rFonts w:ascii="Times New Roman" w:hAnsi="Times New Roman" w:cs="Times New Roman"/>
            <w:b/>
            <w:sz w:val="24"/>
            <w:szCs w:val="24"/>
          </w:rPr>
          <w:t xml:space="preserve">Company </w:t>
        </w:r>
      </w:ins>
      <w:ins w:id="35" w:author="Hitesh Agarwal" w:date="2023-08-30T10:38:00Z">
        <w:r w:rsidR="00BB5702" w:rsidRPr="00BE2142">
          <w:rPr>
            <w:rFonts w:ascii="Times New Roman" w:hAnsi="Times New Roman" w:cs="Times New Roman"/>
            <w:b/>
            <w:sz w:val="24"/>
            <w:szCs w:val="24"/>
          </w:rPr>
          <w:t>within 30 days or original credit period whichever is later.</w:t>
        </w:r>
      </w:ins>
      <w:del w:id="36" w:author="Hitesh Agarwal" w:date="2023-08-30T10:35:00Z">
        <w:r w:rsidRPr="00BE2142" w:rsidDel="003A46C4">
          <w:rPr>
            <w:rFonts w:ascii="Times New Roman" w:hAnsi="Times New Roman" w:cs="Times New Roman"/>
            <w:b/>
            <w:sz w:val="24"/>
            <w:szCs w:val="24"/>
          </w:rPr>
          <w:delText xml:space="preserve"> </w:delText>
        </w:r>
      </w:del>
    </w:p>
    <w:p w14:paraId="72CB4C7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C40CD30"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5.3 Compliance with Income Taxes.  </w:t>
      </w:r>
      <w:r w:rsidRPr="00BE2142">
        <w:rPr>
          <w:rFonts w:ascii="Times New Roman" w:hAnsi="Times New Roman" w:cs="Times New Roman"/>
          <w:sz w:val="24"/>
          <w:szCs w:val="24"/>
        </w:rPr>
        <w:t>Company shall be responsible for paying any income taxes on payment received under this Agreement.</w:t>
      </w:r>
      <w:r w:rsidRPr="00BE2142">
        <w:rPr>
          <w:rFonts w:ascii="Times New Roman" w:hAnsi="Times New Roman" w:cs="Times New Roman"/>
          <w:b/>
          <w:sz w:val="24"/>
          <w:szCs w:val="24"/>
        </w:rPr>
        <w:t xml:space="preserve"> </w:t>
      </w:r>
    </w:p>
    <w:p w14:paraId="5D0C9C8D"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7DEBFA3"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5.4 Indirect Taxes for Swiss domiciled service providers.  </w:t>
      </w:r>
      <w:r w:rsidRPr="00BE2142">
        <w:rPr>
          <w:rFonts w:ascii="Times New Roman" w:hAnsi="Times New Roman" w:cs="Times New Roman"/>
          <w:sz w:val="24"/>
          <w:szCs w:val="24"/>
        </w:rPr>
        <w:t xml:space="preserve">All amounts mentioned in this Agreement are exclusive of any value added, goods and services, sales, use, excise, consumption and other similar indirect Taxes (“Indirect Taxes”). Company shall issue all invoices in full compliance with the Indirect Tax laws and regulations applicable at Company’s place of business. If any Indirect Taxes are due based on local law, Company will be allowed to add the amount of Indirect </w:t>
      </w:r>
      <w:r w:rsidRPr="00BE2142">
        <w:rPr>
          <w:rFonts w:ascii="Times New Roman" w:hAnsi="Times New Roman" w:cs="Times New Roman"/>
          <w:sz w:val="24"/>
          <w:szCs w:val="24"/>
        </w:rPr>
        <w:lastRenderedPageBreak/>
        <w:t xml:space="preserve">Taxes to the amounts mentioned in this agreement and invoice Novartis the net amount plus the applicable Indirect Taxes. </w:t>
      </w:r>
      <w:r w:rsidRPr="00BE2142">
        <w:rPr>
          <w:rFonts w:ascii="Times New Roman" w:hAnsi="Times New Roman" w:cs="Times New Roman"/>
          <w:b/>
          <w:sz w:val="24"/>
          <w:szCs w:val="24"/>
        </w:rPr>
        <w:t xml:space="preserve"> </w:t>
      </w:r>
    </w:p>
    <w:p w14:paraId="476AB811" w14:textId="77777777" w:rsidR="00F93A98" w:rsidRPr="00BE2142" w:rsidRDefault="00B818CB" w:rsidP="0080369B">
      <w:pPr>
        <w:spacing w:after="0" w:line="259" w:lineRule="auto"/>
        <w:ind w:left="7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4243492" w14:textId="01C998A8"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5.5 Indirect Taxes for non-Swiss domiciled service providers.  </w:t>
      </w:r>
      <w:r w:rsidRPr="00BE2142">
        <w:rPr>
          <w:rFonts w:ascii="Times New Roman" w:hAnsi="Times New Roman" w:cs="Times New Roman"/>
          <w:sz w:val="24"/>
          <w:szCs w:val="24"/>
        </w:rPr>
        <w:t>All amounts mentioned in this Agreement are exclusive of any value added, goods and services, sales, use, excise, consumption and other similar indirect Taxes (“</w:t>
      </w:r>
      <w:r w:rsidRPr="00BE2142">
        <w:rPr>
          <w:rFonts w:ascii="Times New Roman" w:hAnsi="Times New Roman" w:cs="Times New Roman"/>
          <w:sz w:val="24"/>
          <w:szCs w:val="24"/>
          <w:u w:val="single" w:color="000000"/>
        </w:rPr>
        <w:t>Indirect Taxes</w:t>
      </w:r>
      <w:r w:rsidRPr="00BE2142">
        <w:rPr>
          <w:rFonts w:ascii="Times New Roman" w:hAnsi="Times New Roman" w:cs="Times New Roman"/>
          <w:sz w:val="24"/>
          <w:szCs w:val="24"/>
        </w:rPr>
        <w:t xml:space="preserve">”). Company shall issue all invoices in full compliance with the Indirect Tax laws and regulations applicable at Company’s place of business. If any Indirect Taxes are due based on local law, Company will be allowed to add the amount of Indirect Taxes to the amounts mentioned in this agreement and invoice Novartis the net amount plus the applicable Indirect Taxes. Both parties agree that Company is in general allowed to issue tax exempt invoices in case of cross-border supply of services as agreed in this Agreement. The place of taxation in such cases is where Novartis Pharma AG, Basel is domiciled (i.e. Switzerland), consequently the invoice of Company can be issued without any local Indirect Taxes. </w:t>
      </w:r>
      <w:ins w:id="37" w:author="Hitesh Agarwal" w:date="2023-08-30T10:43:00Z">
        <w:r w:rsidR="00E61D95" w:rsidRPr="00BE2142">
          <w:rPr>
            <w:rFonts w:ascii="Times New Roman" w:hAnsi="Times New Roman" w:cs="Times New Roman"/>
            <w:sz w:val="24"/>
            <w:szCs w:val="24"/>
          </w:rPr>
          <w:t xml:space="preserve">Having stated general position, </w:t>
        </w:r>
      </w:ins>
      <w:ins w:id="38" w:author="Hitesh Agarwal" w:date="2023-08-30T10:41:00Z">
        <w:r w:rsidR="00626ABF" w:rsidRPr="00BE2142">
          <w:rPr>
            <w:rFonts w:ascii="Times New Roman" w:hAnsi="Times New Roman" w:cs="Times New Roman"/>
            <w:sz w:val="24"/>
            <w:szCs w:val="24"/>
          </w:rPr>
          <w:t>place of taxation and tax applicability will be determined as per law</w:t>
        </w:r>
      </w:ins>
      <w:ins w:id="39" w:author="Hitesh Agarwal" w:date="2023-08-30T10:42:00Z">
        <w:r w:rsidR="00626ABF" w:rsidRPr="00BE2142">
          <w:rPr>
            <w:rFonts w:ascii="Times New Roman" w:hAnsi="Times New Roman" w:cs="Times New Roman"/>
            <w:sz w:val="24"/>
            <w:szCs w:val="24"/>
          </w:rPr>
          <w:t>s prevalent in relevant jurisdiction at the time of tax incidence</w:t>
        </w:r>
      </w:ins>
      <w:ins w:id="40" w:author="Hitesh Agarwal" w:date="2023-08-30T10:44:00Z">
        <w:r w:rsidR="00DB3A3B" w:rsidRPr="00BE2142">
          <w:rPr>
            <w:rFonts w:ascii="Times New Roman" w:hAnsi="Times New Roman" w:cs="Times New Roman"/>
            <w:sz w:val="24"/>
            <w:szCs w:val="24"/>
          </w:rPr>
          <w:t xml:space="preserve"> which may change from time to time</w:t>
        </w:r>
      </w:ins>
      <w:ins w:id="41" w:author="Hitesh Agarwal" w:date="2023-08-30T10:42:00Z">
        <w:r w:rsidR="00626ABF" w:rsidRPr="00BE2142">
          <w:rPr>
            <w:rFonts w:ascii="Times New Roman" w:hAnsi="Times New Roman" w:cs="Times New Roman"/>
            <w:sz w:val="24"/>
            <w:szCs w:val="24"/>
          </w:rPr>
          <w:t>.</w:t>
        </w:r>
      </w:ins>
      <w:ins w:id="42" w:author="Hitesh Agarwal" w:date="2023-08-30T10:41:00Z">
        <w:r w:rsidR="00626ABF" w:rsidRPr="00BE2142">
          <w:rPr>
            <w:rFonts w:ascii="Times New Roman" w:hAnsi="Times New Roman" w:cs="Times New Roman"/>
            <w:sz w:val="24"/>
            <w:szCs w:val="24"/>
          </w:rPr>
          <w:t xml:space="preserve"> </w:t>
        </w:r>
      </w:ins>
      <w:r w:rsidRPr="00BE2142">
        <w:rPr>
          <w:rFonts w:ascii="Times New Roman" w:hAnsi="Times New Roman" w:cs="Times New Roman"/>
          <w:sz w:val="24"/>
          <w:szCs w:val="24"/>
        </w:rPr>
        <w:t xml:space="preserve">In cases where a tax exempt invoice is not applicable, Company and Novartis shall co-operate with each other in good faith in </w:t>
      </w:r>
      <w:r w:rsidRPr="00BE2142">
        <w:rPr>
          <w:rFonts w:ascii="Times New Roman" w:hAnsi="Times New Roman" w:cs="Times New Roman"/>
          <w:sz w:val="24"/>
          <w:szCs w:val="24"/>
        </w:rPr>
        <w:lastRenderedPageBreak/>
        <w:t>order to minimize any adverse financial impact for both Company and Novartis</w:t>
      </w:r>
      <w:ins w:id="43" w:author="Hitesh Agarwal" w:date="2023-08-30T10:42:00Z">
        <w:r w:rsidR="00B7523E" w:rsidRPr="00BE2142">
          <w:rPr>
            <w:rFonts w:ascii="Times New Roman" w:hAnsi="Times New Roman" w:cs="Times New Roman"/>
            <w:sz w:val="24"/>
            <w:szCs w:val="24"/>
          </w:rPr>
          <w:t xml:space="preserve"> to the extent same is in compliance with laws applicable to </w:t>
        </w:r>
      </w:ins>
      <w:ins w:id="44" w:author="Hitesh Agarwal" w:date="2023-08-30T10:43:00Z">
        <w:r w:rsidR="00B7523E" w:rsidRPr="00BE2142">
          <w:rPr>
            <w:rFonts w:ascii="Times New Roman" w:hAnsi="Times New Roman" w:cs="Times New Roman"/>
            <w:sz w:val="24"/>
            <w:szCs w:val="24"/>
          </w:rPr>
          <w:t>both parties</w:t>
        </w:r>
      </w:ins>
      <w:r w:rsidRPr="00BE2142">
        <w:rPr>
          <w:rFonts w:ascii="Times New Roman" w:hAnsi="Times New Roman" w:cs="Times New Roman"/>
          <w:sz w:val="24"/>
          <w:szCs w:val="24"/>
        </w:rPr>
        <w:t>.</w:t>
      </w:r>
      <w:del w:id="45" w:author="Hitesh Agarwal" w:date="2023-08-30T10:44:00Z">
        <w:r w:rsidRPr="00BE2142" w:rsidDel="00FF5285">
          <w:rPr>
            <w:rFonts w:ascii="Times New Roman" w:hAnsi="Times New Roman" w:cs="Times New Roman"/>
            <w:b/>
            <w:sz w:val="24"/>
            <w:szCs w:val="24"/>
          </w:rPr>
          <w:delText xml:space="preserve"> </w:delText>
        </w:r>
      </w:del>
    </w:p>
    <w:p w14:paraId="5C01C16B"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A6613CA"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 xml:space="preserve">5.6 Withholding Tax.  </w:t>
      </w:r>
      <w:r w:rsidRPr="00BE2142">
        <w:rPr>
          <w:rFonts w:ascii="Times New Roman" w:hAnsi="Times New Roman" w:cs="Times New Roman"/>
          <w:sz w:val="24"/>
          <w:szCs w:val="24"/>
        </w:rPr>
        <w:t>In the event payments to be made by Novartis hereunder are subject to applicable withholding tax, Novartis shall be authorized to deduct the withholding tax from the payments and shall pay all such withholding tax to the relevant tax authority. Novartis shall provide to Company proof of the withholding tax payment. Novartis and Company shall make all reasonable efforts to obtain relief or reduction of withholding tax under the applicable tax treaties, including but not limited to the submission or issuance of requisite forms and information. If a special procedure is required for treaty relief by law, a treaty relief based on a tax treaty will only be taken into account if Company submits an exemption certificate requested by Novartis in accordance with legal requirements on or prior to the time of the payment to Company. Novartis will not be required to gross up payment under the related invoice to account for the payment of withholding tax.</w:t>
      </w:r>
      <w:r w:rsidRPr="00BE2142">
        <w:rPr>
          <w:rFonts w:ascii="Times New Roman" w:eastAsia="Calibri" w:hAnsi="Times New Roman" w:cs="Times New Roman"/>
          <w:b/>
          <w:sz w:val="24"/>
          <w:szCs w:val="24"/>
        </w:rPr>
        <w:t xml:space="preserve"> </w:t>
      </w:r>
      <w:r w:rsidRPr="00BE2142">
        <w:rPr>
          <w:rFonts w:ascii="Times New Roman" w:hAnsi="Times New Roman" w:cs="Times New Roman"/>
          <w:b/>
          <w:sz w:val="24"/>
          <w:szCs w:val="24"/>
        </w:rPr>
        <w:t xml:space="preserve"> </w:t>
      </w:r>
    </w:p>
    <w:p w14:paraId="49121821"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6348B78"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5.7 No limitation regarding late payment.</w:t>
      </w:r>
      <w:r w:rsidRPr="00BE2142">
        <w:rPr>
          <w:rFonts w:ascii="Times New Roman" w:hAnsi="Times New Roman" w:cs="Times New Roman"/>
          <w:sz w:val="24"/>
          <w:szCs w:val="24"/>
        </w:rPr>
        <w:t xml:space="preserve">  Nothing in this Agreement and/or any Task Order is intended to limit any mandatory rights of a party in respect of late payment of commercial debts.</w:t>
      </w:r>
      <w:r w:rsidRPr="00BE2142">
        <w:rPr>
          <w:rFonts w:ascii="Times New Roman" w:hAnsi="Times New Roman" w:cs="Times New Roman"/>
          <w:b/>
          <w:sz w:val="24"/>
          <w:szCs w:val="24"/>
        </w:rPr>
        <w:t xml:space="preserve"> </w:t>
      </w:r>
    </w:p>
    <w:p w14:paraId="38D7607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lastRenderedPageBreak/>
        <w:t xml:space="preserve"> </w:t>
      </w:r>
    </w:p>
    <w:p w14:paraId="399DC32D" w14:textId="77777777" w:rsidR="00F93A98" w:rsidRPr="00BE2142" w:rsidRDefault="00B818CB" w:rsidP="0080369B">
      <w:pPr>
        <w:ind w:right="15"/>
        <w:rPr>
          <w:rFonts w:ascii="Times New Roman" w:hAnsi="Times New Roman" w:cs="Times New Roman"/>
          <w:sz w:val="24"/>
          <w:szCs w:val="24"/>
        </w:rPr>
      </w:pPr>
      <w:r w:rsidRPr="00BE2142">
        <w:rPr>
          <w:rFonts w:ascii="Times New Roman" w:hAnsi="Times New Roman" w:cs="Times New Roman"/>
          <w:b/>
          <w:sz w:val="24"/>
          <w:szCs w:val="24"/>
        </w:rPr>
        <w:t>5.8 Invoicing procedure.</w:t>
      </w:r>
      <w:r w:rsidRPr="00BE2142">
        <w:rPr>
          <w:rFonts w:ascii="Times New Roman" w:hAnsi="Times New Roman" w:cs="Times New Roman"/>
          <w:sz w:val="24"/>
          <w:szCs w:val="24"/>
        </w:rPr>
        <w:t xml:space="preserve">  Company shall send itemized invoices to the Novartis Accounts Payable Department as directed in any Task Order or from time to time. All invoices for payments must contain the following:</w:t>
      </w:r>
      <w:r w:rsidRPr="00BE2142">
        <w:rPr>
          <w:rFonts w:ascii="Times New Roman" w:hAnsi="Times New Roman" w:cs="Times New Roman"/>
          <w:b/>
          <w:sz w:val="24"/>
          <w:szCs w:val="24"/>
        </w:rPr>
        <w:t xml:space="preserve"> </w:t>
      </w:r>
    </w:p>
    <w:p w14:paraId="7455636C" w14:textId="77777777" w:rsidR="00F93A98" w:rsidRPr="00BE2142" w:rsidRDefault="00B818CB" w:rsidP="0080369B">
      <w:pPr>
        <w:spacing w:after="16"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AD40A6B" w14:textId="77777777" w:rsidR="00F93A98" w:rsidRPr="00BE2142" w:rsidRDefault="00B818CB" w:rsidP="0080369B">
      <w:pPr>
        <w:numPr>
          <w:ilvl w:val="0"/>
          <w:numId w:val="1"/>
        </w:numPr>
        <w:spacing w:after="31"/>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Company’s name and address </w:t>
      </w:r>
    </w:p>
    <w:p w14:paraId="03A058CE" w14:textId="77777777" w:rsidR="00F93A98" w:rsidRPr="00BE2142" w:rsidRDefault="00B818CB" w:rsidP="0080369B">
      <w:pPr>
        <w:numPr>
          <w:ilvl w:val="0"/>
          <w:numId w:val="1"/>
        </w:numPr>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Novartis’ name and address </w:t>
      </w:r>
    </w:p>
    <w:p w14:paraId="397B9793" w14:textId="77777777" w:rsidR="00F93A98" w:rsidRPr="00BE2142" w:rsidRDefault="00B818CB" w:rsidP="0080369B">
      <w:pPr>
        <w:numPr>
          <w:ilvl w:val="0"/>
          <w:numId w:val="1"/>
        </w:numPr>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Invoice number;  </w:t>
      </w:r>
    </w:p>
    <w:p w14:paraId="5572B9D8" w14:textId="77777777" w:rsidR="00F93A98" w:rsidRPr="00BE2142" w:rsidRDefault="00B818CB" w:rsidP="0080369B">
      <w:pPr>
        <w:numPr>
          <w:ilvl w:val="0"/>
          <w:numId w:val="1"/>
        </w:numPr>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Purchase Order number;  </w:t>
      </w:r>
    </w:p>
    <w:p w14:paraId="2D506C56" w14:textId="77777777" w:rsidR="00F93A98" w:rsidRPr="00BE2142" w:rsidRDefault="00B818CB" w:rsidP="0080369B">
      <w:pPr>
        <w:numPr>
          <w:ilvl w:val="0"/>
          <w:numId w:val="1"/>
        </w:numPr>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The Services to which the invoice relates (including the date or period of the provision of the Services supply, in the event that it differs from the invoice date);  </w:t>
      </w:r>
    </w:p>
    <w:p w14:paraId="0158E30E" w14:textId="77777777" w:rsidR="00F93A98" w:rsidRPr="00BE2142" w:rsidRDefault="00B818CB" w:rsidP="0080369B">
      <w:pPr>
        <w:numPr>
          <w:ilvl w:val="0"/>
          <w:numId w:val="1"/>
        </w:numPr>
        <w:spacing w:after="5" w:line="249" w:lineRule="auto"/>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Amount invoiced and due. If the project is on time and materials basis, Company shall provide detailed resource, time and activity reports as are common in the industry;  </w:t>
      </w:r>
    </w:p>
    <w:p w14:paraId="4A0B5252" w14:textId="77777777" w:rsidR="00F93A98" w:rsidRPr="00BE2142" w:rsidRDefault="00B818CB" w:rsidP="0080369B">
      <w:pPr>
        <w:numPr>
          <w:ilvl w:val="0"/>
          <w:numId w:val="1"/>
        </w:numPr>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The applicable tax rate and the tax amount payable on the consideration; if the consideration includes the tax, details of the applicable tax rate suffice; </w:t>
      </w:r>
    </w:p>
    <w:p w14:paraId="2F620382" w14:textId="77777777" w:rsidR="00F93A98" w:rsidRPr="00BE2142" w:rsidRDefault="00B818CB" w:rsidP="0080369B">
      <w:pPr>
        <w:numPr>
          <w:ilvl w:val="0"/>
          <w:numId w:val="1"/>
        </w:numPr>
        <w:spacing w:after="34"/>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Project number (if applicable);  </w:t>
      </w:r>
    </w:p>
    <w:p w14:paraId="5E2D70DC" w14:textId="77777777" w:rsidR="00F93A98" w:rsidRPr="00BE2142" w:rsidRDefault="00B818CB" w:rsidP="0080369B">
      <w:pPr>
        <w:numPr>
          <w:ilvl w:val="0"/>
          <w:numId w:val="1"/>
        </w:numPr>
        <w:spacing w:after="30"/>
        <w:ind w:right="15" w:hanging="677"/>
        <w:rPr>
          <w:rFonts w:ascii="Times New Roman" w:hAnsi="Times New Roman" w:cs="Times New Roman"/>
          <w:sz w:val="24"/>
          <w:szCs w:val="24"/>
        </w:rPr>
      </w:pPr>
      <w:r w:rsidRPr="00BE2142">
        <w:rPr>
          <w:rFonts w:ascii="Times New Roman" w:hAnsi="Times New Roman" w:cs="Times New Roman"/>
          <w:sz w:val="24"/>
          <w:szCs w:val="24"/>
        </w:rPr>
        <w:lastRenderedPageBreak/>
        <w:t xml:space="preserve">Company’s VAT number, if applicable;  </w:t>
      </w:r>
    </w:p>
    <w:p w14:paraId="104F9193" w14:textId="77777777" w:rsidR="00F93A98" w:rsidRPr="00BE2142" w:rsidRDefault="00B818CB" w:rsidP="0080369B">
      <w:pPr>
        <w:numPr>
          <w:ilvl w:val="0"/>
          <w:numId w:val="1"/>
        </w:numPr>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Novartis’ VAT number; </w:t>
      </w:r>
    </w:p>
    <w:p w14:paraId="57906C39" w14:textId="77777777" w:rsidR="00F93A98" w:rsidRPr="00BE2142" w:rsidRDefault="00B818CB" w:rsidP="0080369B">
      <w:pPr>
        <w:numPr>
          <w:ilvl w:val="0"/>
          <w:numId w:val="1"/>
        </w:numPr>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Progress payment number and/or "Final Bill" (on the last invoice); and </w:t>
      </w:r>
    </w:p>
    <w:p w14:paraId="5A94ACE8" w14:textId="77777777" w:rsidR="00F93A98" w:rsidRPr="00BE2142" w:rsidRDefault="00B818CB" w:rsidP="0080369B">
      <w:pPr>
        <w:numPr>
          <w:ilvl w:val="0"/>
          <w:numId w:val="1"/>
        </w:numPr>
        <w:ind w:right="15" w:hanging="677"/>
        <w:rPr>
          <w:rFonts w:ascii="Times New Roman" w:hAnsi="Times New Roman" w:cs="Times New Roman"/>
          <w:sz w:val="24"/>
          <w:szCs w:val="24"/>
        </w:rPr>
      </w:pPr>
      <w:r w:rsidRPr="00BE2142">
        <w:rPr>
          <w:rFonts w:ascii="Times New Roman" w:hAnsi="Times New Roman" w:cs="Times New Roman"/>
          <w:sz w:val="24"/>
          <w:szCs w:val="24"/>
        </w:rPr>
        <w:t xml:space="preserve">Company’s bank account information </w:t>
      </w:r>
    </w:p>
    <w:p w14:paraId="14BA373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6E436C1" w14:textId="5DCDCAA7" w:rsidR="00F93A98" w:rsidRPr="00BE2142" w:rsidDel="00BC6DEC" w:rsidRDefault="00B818CB" w:rsidP="0080369B">
      <w:pPr>
        <w:numPr>
          <w:ilvl w:val="1"/>
          <w:numId w:val="2"/>
        </w:numPr>
        <w:ind w:right="15"/>
        <w:rPr>
          <w:del w:id="46" w:author="Hitesh Agarwal" w:date="2023-08-30T12:02:00Z"/>
          <w:rFonts w:ascii="Times New Roman" w:hAnsi="Times New Roman" w:cs="Times New Roman"/>
          <w:sz w:val="24"/>
          <w:szCs w:val="24"/>
        </w:rPr>
      </w:pPr>
      <w:commentRangeStart w:id="47"/>
      <w:del w:id="48" w:author="Hitesh Agarwal" w:date="2023-08-30T12:02:00Z">
        <w:r w:rsidRPr="00BE2142" w:rsidDel="00BC6DEC">
          <w:rPr>
            <w:rFonts w:ascii="Times New Roman" w:hAnsi="Times New Roman" w:cs="Times New Roman"/>
            <w:b/>
            <w:sz w:val="24"/>
            <w:szCs w:val="24"/>
          </w:rPr>
          <w:delText>Cost element transparency.</w:delText>
        </w:r>
        <w:r w:rsidRPr="00BE2142" w:rsidDel="00BC6DEC">
          <w:rPr>
            <w:rFonts w:ascii="Times New Roman" w:hAnsi="Times New Roman" w:cs="Times New Roman"/>
            <w:sz w:val="24"/>
            <w:szCs w:val="24"/>
          </w:rPr>
          <w:delText xml:space="preserve">  In order to allow the parties to have a constructive discussion on prices, Company shall, at Novartis’ request, provide Novartis with a transparent and detailed calculation laying out in accordance with an internationally recognized accounting and reporting standard all direct and indirect costs to provide the Services according to the principles of “open book”.</w:delText>
        </w:r>
        <w:r w:rsidRPr="00BE2142" w:rsidDel="00BC6DEC">
          <w:rPr>
            <w:rFonts w:ascii="Times New Roman" w:hAnsi="Times New Roman" w:cs="Times New Roman"/>
            <w:b/>
            <w:sz w:val="24"/>
            <w:szCs w:val="24"/>
          </w:rPr>
          <w:delText xml:space="preserve"> </w:delText>
        </w:r>
      </w:del>
      <w:commentRangeEnd w:id="47"/>
      <w:r w:rsidR="00EA5E2D" w:rsidRPr="00BE2142">
        <w:rPr>
          <w:rStyle w:val="CommentReference"/>
          <w:rFonts w:ascii="Times New Roman" w:hAnsi="Times New Roman" w:cs="Times New Roman"/>
          <w:sz w:val="24"/>
          <w:szCs w:val="24"/>
        </w:rPr>
        <w:commentReference w:id="47"/>
      </w:r>
    </w:p>
    <w:p w14:paraId="3C156FCB" w14:textId="3AE44B20" w:rsidR="00F93A98" w:rsidRPr="00BE2142" w:rsidRDefault="00B818CB" w:rsidP="0080369B">
      <w:pPr>
        <w:spacing w:after="0" w:line="259" w:lineRule="auto"/>
        <w:ind w:right="0" w:firstLine="0"/>
        <w:rPr>
          <w:rFonts w:ascii="Times New Roman" w:hAnsi="Times New Roman" w:cs="Times New Roman"/>
          <w:sz w:val="24"/>
          <w:szCs w:val="24"/>
        </w:rPr>
      </w:pPr>
      <w:del w:id="49" w:author="Hitesh Agarwal" w:date="2023-08-30T12:02:00Z">
        <w:r w:rsidRPr="00BE2142" w:rsidDel="00BC6DEC">
          <w:rPr>
            <w:rFonts w:ascii="Times New Roman" w:hAnsi="Times New Roman" w:cs="Times New Roman"/>
            <w:sz w:val="24"/>
            <w:szCs w:val="24"/>
          </w:rPr>
          <w:delText xml:space="preserve"> </w:delText>
        </w:r>
      </w:del>
    </w:p>
    <w:p w14:paraId="1D6E84E2" w14:textId="77777777" w:rsidR="00F93A98" w:rsidRPr="00BE2142" w:rsidRDefault="00B818CB" w:rsidP="0037132C">
      <w:pPr>
        <w:pStyle w:val="ListParagraph"/>
        <w:numPr>
          <w:ilvl w:val="1"/>
          <w:numId w:val="2"/>
        </w:numPr>
        <w:ind w:right="15"/>
        <w:rPr>
          <w:rFonts w:ascii="Times New Roman" w:hAnsi="Times New Roman" w:cs="Times New Roman"/>
          <w:sz w:val="24"/>
          <w:szCs w:val="24"/>
        </w:rPr>
      </w:pPr>
      <w:r w:rsidRPr="00BE2142">
        <w:rPr>
          <w:rFonts w:ascii="Times New Roman" w:hAnsi="Times New Roman" w:cs="Times New Roman"/>
          <w:b/>
          <w:sz w:val="24"/>
          <w:szCs w:val="24"/>
        </w:rPr>
        <w:t xml:space="preserve">Establishment of electronic account.  </w:t>
      </w:r>
      <w:r w:rsidRPr="00BE2142">
        <w:rPr>
          <w:rFonts w:ascii="Times New Roman" w:hAnsi="Times New Roman" w:cs="Times New Roman"/>
          <w:sz w:val="24"/>
          <w:szCs w:val="24"/>
        </w:rPr>
        <w:t xml:space="preserve">Upon Novartis request, within thirty (30) days, Company shall establish an electronic supplier account on its own costs with a third party electronic invoicing solution as designated by Novartis through which Company shall submit invoices and any other requested documents. If such electronic account has been requested by Novartis, then Novartis reserves the right to withhold payment of any invoice which has not been submitted through such electronic invoicing solution. </w:t>
      </w:r>
      <w:r w:rsidRPr="00BE2142">
        <w:rPr>
          <w:rFonts w:ascii="Times New Roman" w:hAnsi="Times New Roman" w:cs="Times New Roman"/>
          <w:b/>
          <w:sz w:val="24"/>
          <w:szCs w:val="24"/>
        </w:rPr>
        <w:t xml:space="preserve"> </w:t>
      </w:r>
    </w:p>
    <w:p w14:paraId="33EC862E"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3E44F68" w14:textId="77777777" w:rsidR="00F93A98" w:rsidRPr="00BE2142" w:rsidRDefault="00B818CB" w:rsidP="0080369B">
      <w:pPr>
        <w:numPr>
          <w:ilvl w:val="1"/>
          <w:numId w:val="2"/>
        </w:numPr>
        <w:ind w:right="15"/>
        <w:rPr>
          <w:rFonts w:ascii="Times New Roman" w:hAnsi="Times New Roman" w:cs="Times New Roman"/>
          <w:sz w:val="24"/>
          <w:szCs w:val="24"/>
        </w:rPr>
      </w:pPr>
      <w:r w:rsidRPr="00BE2142">
        <w:rPr>
          <w:rFonts w:ascii="Times New Roman" w:hAnsi="Times New Roman" w:cs="Times New Roman"/>
          <w:b/>
          <w:sz w:val="24"/>
          <w:szCs w:val="24"/>
        </w:rPr>
        <w:t xml:space="preserve">Audits.  </w:t>
      </w:r>
      <w:r w:rsidRPr="00BE2142">
        <w:rPr>
          <w:rFonts w:ascii="Times New Roman" w:hAnsi="Times New Roman" w:cs="Times New Roman"/>
          <w:sz w:val="24"/>
          <w:szCs w:val="24"/>
        </w:rPr>
        <w:t xml:space="preserve">Company shall (and shall cause its Affiliates and subcontractors and suppliers to) permit at least in accordance with the terms of the quality standards attached hereto as </w:t>
      </w:r>
      <w:r w:rsidRPr="00BE2142">
        <w:rPr>
          <w:rFonts w:ascii="Times New Roman" w:hAnsi="Times New Roman" w:cs="Times New Roman"/>
          <w:sz w:val="24"/>
          <w:szCs w:val="24"/>
          <w:u w:val="single" w:color="000000"/>
        </w:rPr>
        <w:t>Exhibit B</w:t>
      </w:r>
      <w:r w:rsidRPr="00BE2142">
        <w:rPr>
          <w:rFonts w:ascii="Times New Roman" w:hAnsi="Times New Roman" w:cs="Times New Roman"/>
          <w:sz w:val="24"/>
          <w:szCs w:val="24"/>
        </w:rPr>
        <w:t>.</w:t>
      </w:r>
      <w:r w:rsidRPr="00BE2142">
        <w:rPr>
          <w:rFonts w:ascii="Times New Roman" w:hAnsi="Times New Roman" w:cs="Times New Roman"/>
          <w:b/>
          <w:sz w:val="24"/>
          <w:szCs w:val="24"/>
        </w:rPr>
        <w:t xml:space="preserve"> </w:t>
      </w:r>
    </w:p>
    <w:p w14:paraId="38C7013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lastRenderedPageBreak/>
        <w:t xml:space="preserve"> </w:t>
      </w:r>
    </w:p>
    <w:p w14:paraId="4585F91D" w14:textId="77777777" w:rsidR="00F93A98" w:rsidRPr="00BE2142" w:rsidRDefault="00B818CB" w:rsidP="0080369B">
      <w:pPr>
        <w:numPr>
          <w:ilvl w:val="1"/>
          <w:numId w:val="2"/>
        </w:numPr>
        <w:ind w:right="15"/>
        <w:rPr>
          <w:rFonts w:ascii="Times New Roman" w:hAnsi="Times New Roman" w:cs="Times New Roman"/>
          <w:sz w:val="24"/>
          <w:szCs w:val="24"/>
        </w:rPr>
      </w:pPr>
      <w:r w:rsidRPr="00BE2142">
        <w:rPr>
          <w:rFonts w:ascii="Times New Roman" w:hAnsi="Times New Roman" w:cs="Times New Roman"/>
          <w:b/>
          <w:sz w:val="24"/>
          <w:szCs w:val="24"/>
        </w:rPr>
        <w:t xml:space="preserve">Record keeping.  </w:t>
      </w:r>
      <w:r w:rsidRPr="00BE2142">
        <w:rPr>
          <w:rFonts w:ascii="Times New Roman" w:hAnsi="Times New Roman" w:cs="Times New Roman"/>
          <w:sz w:val="24"/>
          <w:szCs w:val="24"/>
        </w:rPr>
        <w:t xml:space="preserve">Company shall prepare and maintain complete, accurate, organized and legible records of all documentation relating to the Services as necessary for Intellectual Property Rights and regulatory purposes and in full compliance with all applicable laws, including, without limitation, the quality standards attached hereto as </w:t>
      </w:r>
      <w:r w:rsidRPr="00BE2142">
        <w:rPr>
          <w:rFonts w:ascii="Times New Roman" w:hAnsi="Times New Roman" w:cs="Times New Roman"/>
          <w:sz w:val="24"/>
          <w:szCs w:val="24"/>
          <w:u w:val="single" w:color="000000"/>
        </w:rPr>
        <w:t>Exhibit B</w:t>
      </w:r>
      <w:r w:rsidRPr="00BE2142">
        <w:rPr>
          <w:rFonts w:ascii="Times New Roman" w:hAnsi="Times New Roman" w:cs="Times New Roman"/>
          <w:sz w:val="24"/>
          <w:szCs w:val="24"/>
        </w:rPr>
        <w:t xml:space="preserve">, and if indicated in the applicable Task Order Good Laboratory Practices and Good Clinical Practices or other regulations indicated in the Task Order. Without limiting the aforementioned, Company shall retain all such documentation during the term of this Agreement and at least for </w:t>
      </w:r>
      <w:del w:id="50" w:author="Kiran Bhutada" w:date="2023-08-28T17:30:00Z">
        <w:r w:rsidRPr="00BE2142" w:rsidDel="0080369B">
          <w:rPr>
            <w:rFonts w:ascii="Times New Roman" w:hAnsi="Times New Roman" w:cs="Times New Roman"/>
            <w:sz w:val="24"/>
            <w:szCs w:val="24"/>
          </w:rPr>
          <w:delText xml:space="preserve">ten (10) </w:delText>
        </w:r>
      </w:del>
      <w:ins w:id="51" w:author="Kiran Bhutada" w:date="2023-08-28T17:30:00Z">
        <w:r w:rsidR="0080369B" w:rsidRPr="00BE2142">
          <w:rPr>
            <w:rFonts w:ascii="Times New Roman" w:hAnsi="Times New Roman" w:cs="Times New Roman"/>
            <w:sz w:val="24"/>
            <w:szCs w:val="24"/>
          </w:rPr>
          <w:t xml:space="preserve">five (5) </w:t>
        </w:r>
      </w:ins>
      <w:r w:rsidRPr="00BE2142">
        <w:rPr>
          <w:rFonts w:ascii="Times New Roman" w:hAnsi="Times New Roman" w:cs="Times New Roman"/>
          <w:sz w:val="24"/>
          <w:szCs w:val="24"/>
        </w:rPr>
        <w:t>years after the completion or termination of the Services (“</w:t>
      </w:r>
      <w:r w:rsidRPr="00BE2142">
        <w:rPr>
          <w:rFonts w:ascii="Times New Roman" w:hAnsi="Times New Roman" w:cs="Times New Roman"/>
          <w:sz w:val="24"/>
          <w:szCs w:val="24"/>
          <w:u w:val="single" w:color="000000"/>
        </w:rPr>
        <w:t>Retention Period</w:t>
      </w:r>
      <w:r w:rsidRPr="00BE2142">
        <w:rPr>
          <w:rFonts w:ascii="Times New Roman" w:hAnsi="Times New Roman" w:cs="Times New Roman"/>
          <w:sz w:val="24"/>
          <w:szCs w:val="24"/>
        </w:rPr>
        <w:t xml:space="preserve">”). Company shall, if requested by Novartis, submit copies of the documentation to Novartis during the Retention Period. Such records and documentation shall, for the avoidance of doubt be deemed to be Novartis’ Confidential Information for the purposes of this Agreement.  Company shall, during the Retention Period, keep and make available to Novartis or its representatives for inspection and audit at all reasonable times electronic systems used in the creation and management of records to ensure maintenance and protection of records generated in the conduct of the Services and any Confidential Information of Novartis.  Company shall obtain Novartis’ written approval before destroying such documentation following </w:t>
      </w:r>
      <w:r w:rsidRPr="00BE2142">
        <w:rPr>
          <w:rFonts w:ascii="Times New Roman" w:hAnsi="Times New Roman" w:cs="Times New Roman"/>
          <w:sz w:val="24"/>
          <w:szCs w:val="24"/>
        </w:rPr>
        <w:lastRenderedPageBreak/>
        <w:t>the required retention period.  Company shall comply with any request by Novartis to transfer the documentation to Novartis or its designee for archiving.  Company shall furnish copies of such documentation to Novartis, or allow Novartis to inspect all such records.</w:t>
      </w:r>
      <w:r w:rsidRPr="00BE2142">
        <w:rPr>
          <w:rFonts w:ascii="Times New Roman" w:hAnsi="Times New Roman" w:cs="Times New Roman"/>
          <w:b/>
          <w:sz w:val="24"/>
          <w:szCs w:val="24"/>
        </w:rPr>
        <w:t xml:space="preserve"> </w:t>
      </w:r>
    </w:p>
    <w:p w14:paraId="3FB2A37A"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3366646" w14:textId="77777777" w:rsidR="00F93A98" w:rsidRPr="00BE2142" w:rsidRDefault="00B818CB" w:rsidP="0080369B">
      <w:pPr>
        <w:numPr>
          <w:ilvl w:val="1"/>
          <w:numId w:val="2"/>
        </w:numPr>
        <w:ind w:right="15"/>
        <w:rPr>
          <w:rFonts w:ascii="Times New Roman" w:hAnsi="Times New Roman" w:cs="Times New Roman"/>
          <w:sz w:val="24"/>
          <w:szCs w:val="24"/>
        </w:rPr>
      </w:pPr>
      <w:r w:rsidRPr="00BE2142">
        <w:rPr>
          <w:rFonts w:ascii="Times New Roman" w:hAnsi="Times New Roman" w:cs="Times New Roman"/>
          <w:b/>
          <w:sz w:val="24"/>
          <w:szCs w:val="24"/>
        </w:rPr>
        <w:t xml:space="preserve">No Task Order, no payment.  </w:t>
      </w:r>
      <w:r w:rsidRPr="00BE2142">
        <w:rPr>
          <w:rFonts w:ascii="Times New Roman" w:hAnsi="Times New Roman" w:cs="Times New Roman"/>
          <w:sz w:val="24"/>
          <w:szCs w:val="24"/>
        </w:rPr>
        <w:t>Company shall not perform any Services or incur any expenses prior to the execution of a Task Order or perform any Services or incur any expenses that exceed the scope of the applicable Task Order without the prior written consent of Novartis.  Novartis shall have no obligation to reimburse or pay for Services performed or expenses incurred by Company before a Task Order is executed or for Services or expenses that exceed those set forth in the applicable Task Order.</w:t>
      </w:r>
      <w:r w:rsidRPr="00BE2142">
        <w:rPr>
          <w:rFonts w:ascii="Times New Roman" w:hAnsi="Times New Roman" w:cs="Times New Roman"/>
          <w:b/>
          <w:sz w:val="24"/>
          <w:szCs w:val="24"/>
        </w:rPr>
        <w:t xml:space="preserve"> </w:t>
      </w:r>
    </w:p>
    <w:p w14:paraId="18FE54F0"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00D35EE"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5DAD4E3" w14:textId="77777777" w:rsidR="00F93A98" w:rsidRPr="00BE2142" w:rsidRDefault="00B818CB" w:rsidP="0080369B">
      <w:pPr>
        <w:tabs>
          <w:tab w:val="center" w:pos="844"/>
          <w:tab w:val="center" w:pos="2560"/>
        </w:tabs>
        <w:spacing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 xml:space="preserve">Section 6.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color="000000"/>
        </w:rPr>
        <w:t>Confidentiality.</w:t>
      </w:r>
      <w:r w:rsidRPr="00BE2142">
        <w:rPr>
          <w:rFonts w:ascii="Times New Roman" w:hAnsi="Times New Roman" w:cs="Times New Roman"/>
          <w:b/>
          <w:sz w:val="24"/>
          <w:szCs w:val="24"/>
        </w:rPr>
        <w:t xml:space="preserve"> </w:t>
      </w:r>
    </w:p>
    <w:p w14:paraId="7725D1D1"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0EF3877" w14:textId="77777777" w:rsidR="00F93A98" w:rsidRPr="00BE2142" w:rsidRDefault="00B818CB" w:rsidP="0080369B">
      <w:pPr>
        <w:numPr>
          <w:ilvl w:val="1"/>
          <w:numId w:val="3"/>
        </w:numPr>
        <w:ind w:right="15"/>
        <w:rPr>
          <w:rFonts w:ascii="Times New Roman" w:hAnsi="Times New Roman" w:cs="Times New Roman"/>
          <w:sz w:val="24"/>
          <w:szCs w:val="24"/>
        </w:rPr>
      </w:pPr>
      <w:r w:rsidRPr="00BE2142">
        <w:rPr>
          <w:rFonts w:ascii="Times New Roman" w:hAnsi="Times New Roman" w:cs="Times New Roman"/>
          <w:b/>
          <w:sz w:val="24"/>
          <w:szCs w:val="24"/>
        </w:rPr>
        <w:t>Obligations of Confidentiality and Non-use.</w:t>
      </w:r>
      <w:r w:rsidRPr="00BE2142">
        <w:rPr>
          <w:rFonts w:ascii="Times New Roman" w:hAnsi="Times New Roman" w:cs="Times New Roman"/>
          <w:sz w:val="24"/>
          <w:szCs w:val="24"/>
        </w:rPr>
        <w:t xml:space="preserve">  Company shall keep in confidence and shall not, without the prior written authorization of Novartis, publish, disclose to any third party, </w:t>
      </w:r>
      <w:r w:rsidRPr="00BE2142">
        <w:rPr>
          <w:rFonts w:ascii="Times New Roman" w:hAnsi="Times New Roman" w:cs="Times New Roman"/>
          <w:sz w:val="24"/>
          <w:szCs w:val="24"/>
        </w:rPr>
        <w:lastRenderedPageBreak/>
        <w:t>or use for any purpose other than as contemplated by this Agreement any and all information, materials or data shared with, disclosed or provided to Company by or on behalf of Novartis, its Affiliates, or their agents or collaborators, or developed or created by Company or its subcontractors in connection with this Agreement (including information disclosed in any preliminary discussions or negotiations in contemplation of the Services and the existence of such discussions or negotiations) or with the Services performed hereunder (collectively “</w:t>
      </w:r>
      <w:r w:rsidRPr="00BE2142">
        <w:rPr>
          <w:rFonts w:ascii="Times New Roman" w:hAnsi="Times New Roman" w:cs="Times New Roman"/>
          <w:sz w:val="24"/>
          <w:szCs w:val="24"/>
          <w:u w:val="single" w:color="000000"/>
        </w:rPr>
        <w:t>Confidential Information</w:t>
      </w:r>
      <w:r w:rsidRPr="00BE2142">
        <w:rPr>
          <w:rFonts w:ascii="Times New Roman" w:hAnsi="Times New Roman" w:cs="Times New Roman"/>
          <w:sz w:val="24"/>
          <w:szCs w:val="24"/>
        </w:rPr>
        <w:t xml:space="preserve">”). The existence and terms of this Agreement and the relationship between Company and Novartis shall be deemed to be the Confidential Information of Novartis.  </w:t>
      </w:r>
      <w:r w:rsidRPr="00BE2142">
        <w:rPr>
          <w:rFonts w:ascii="Times New Roman" w:hAnsi="Times New Roman" w:cs="Times New Roman"/>
          <w:b/>
          <w:sz w:val="24"/>
          <w:szCs w:val="24"/>
        </w:rPr>
        <w:t xml:space="preserve"> </w:t>
      </w:r>
    </w:p>
    <w:p w14:paraId="7455D251" w14:textId="77777777" w:rsidR="00F93A98" w:rsidRPr="00BE2142" w:rsidRDefault="00B818CB" w:rsidP="0080369B">
      <w:pPr>
        <w:spacing w:after="9" w:line="259" w:lineRule="auto"/>
        <w:ind w:left="176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B726A43" w14:textId="77777777" w:rsidR="00F93A98" w:rsidRPr="00BE2142" w:rsidRDefault="00B818CB" w:rsidP="0080369B">
      <w:pPr>
        <w:numPr>
          <w:ilvl w:val="1"/>
          <w:numId w:val="3"/>
        </w:numPr>
        <w:ind w:right="15"/>
        <w:rPr>
          <w:rFonts w:ascii="Times New Roman" w:hAnsi="Times New Roman" w:cs="Times New Roman"/>
          <w:sz w:val="24"/>
          <w:szCs w:val="24"/>
        </w:rPr>
      </w:pPr>
      <w:r w:rsidRPr="00BE2142">
        <w:rPr>
          <w:rFonts w:ascii="Times New Roman" w:hAnsi="Times New Roman" w:cs="Times New Roman"/>
          <w:b/>
          <w:sz w:val="24"/>
          <w:szCs w:val="24"/>
        </w:rPr>
        <w:t>Confidential Information defined.</w:t>
      </w:r>
      <w:r w:rsidRPr="00BE2142">
        <w:rPr>
          <w:rFonts w:ascii="Times New Roman" w:hAnsi="Times New Roman" w:cs="Times New Roman"/>
          <w:sz w:val="24"/>
          <w:szCs w:val="24"/>
        </w:rPr>
        <w:t xml:space="preserve">  For the purpose of this Agreement, the term “Confidential Information” will not include information or data that: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is publicly available through no fault of Company;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Company can demonstrate through written records was in its possession before receipt from Novartis or creation in connection with the Services or this Agreement; </w:t>
      </w:r>
      <w:r w:rsidRPr="00BE2142">
        <w:rPr>
          <w:rFonts w:ascii="Times New Roman" w:hAnsi="Times New Roman" w:cs="Times New Roman"/>
          <w:b/>
          <w:sz w:val="24"/>
          <w:szCs w:val="24"/>
        </w:rPr>
        <w:t>(c)</w:t>
      </w:r>
      <w:r w:rsidRPr="00BE2142">
        <w:rPr>
          <w:rFonts w:ascii="Times New Roman" w:hAnsi="Times New Roman" w:cs="Times New Roman"/>
          <w:sz w:val="24"/>
          <w:szCs w:val="24"/>
        </w:rPr>
        <w:t xml:space="preserve"> is disclosed to Company by a third party with the legal right to do so; or </w:t>
      </w:r>
      <w:r w:rsidRPr="00BE2142">
        <w:rPr>
          <w:rFonts w:ascii="Times New Roman" w:hAnsi="Times New Roman" w:cs="Times New Roman"/>
          <w:b/>
          <w:sz w:val="24"/>
          <w:szCs w:val="24"/>
        </w:rPr>
        <w:t>(d)</w:t>
      </w:r>
      <w:r w:rsidRPr="00BE2142">
        <w:rPr>
          <w:rFonts w:ascii="Times New Roman" w:hAnsi="Times New Roman" w:cs="Times New Roman"/>
          <w:sz w:val="24"/>
          <w:szCs w:val="24"/>
        </w:rPr>
        <w:t xml:space="preserve"> is required to be disclosed pursuant to judicial process, court order or administrative request, </w:t>
      </w:r>
      <w:r w:rsidRPr="00BE2142">
        <w:rPr>
          <w:rFonts w:ascii="Times New Roman" w:hAnsi="Times New Roman" w:cs="Times New Roman"/>
          <w:i/>
          <w:sz w:val="24"/>
          <w:szCs w:val="24"/>
        </w:rPr>
        <w:t xml:space="preserve">provided that </w:t>
      </w:r>
      <w:r w:rsidRPr="00BE2142">
        <w:rPr>
          <w:rFonts w:ascii="Times New Roman" w:hAnsi="Times New Roman" w:cs="Times New Roman"/>
          <w:sz w:val="24"/>
          <w:szCs w:val="24"/>
        </w:rPr>
        <w:t xml:space="preserve">Company shall so notify Novartis sufficiently prior to disclosing such Confidential Information as to permit Novartis </w:t>
      </w:r>
      <w:r w:rsidRPr="00BE2142">
        <w:rPr>
          <w:rFonts w:ascii="Times New Roman" w:hAnsi="Times New Roman" w:cs="Times New Roman"/>
          <w:sz w:val="24"/>
          <w:szCs w:val="24"/>
        </w:rPr>
        <w:lastRenderedPageBreak/>
        <w:t xml:space="preserve">to seek a protective order and will only disclose such information as may be required by the court or administrative agency.  </w:t>
      </w:r>
      <w:r w:rsidRPr="00BE2142">
        <w:rPr>
          <w:rFonts w:ascii="Times New Roman" w:hAnsi="Times New Roman" w:cs="Times New Roman"/>
          <w:b/>
          <w:sz w:val="24"/>
          <w:szCs w:val="24"/>
        </w:rPr>
        <w:t xml:space="preserve"> </w:t>
      </w:r>
    </w:p>
    <w:p w14:paraId="0F633C86" w14:textId="77777777" w:rsidR="00F93A98" w:rsidRPr="00BE2142" w:rsidRDefault="00B818CB" w:rsidP="0080369B">
      <w:pPr>
        <w:spacing w:after="9" w:line="259" w:lineRule="auto"/>
        <w:ind w:left="176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D158C49" w14:textId="77777777" w:rsidR="00F93A98" w:rsidRPr="00BE2142" w:rsidRDefault="00B818CB" w:rsidP="0080369B">
      <w:pPr>
        <w:numPr>
          <w:ilvl w:val="1"/>
          <w:numId w:val="3"/>
        </w:numPr>
        <w:ind w:right="15"/>
        <w:rPr>
          <w:rFonts w:ascii="Times New Roman" w:hAnsi="Times New Roman" w:cs="Times New Roman"/>
          <w:sz w:val="24"/>
          <w:szCs w:val="24"/>
        </w:rPr>
      </w:pPr>
      <w:r w:rsidRPr="00BE2142">
        <w:rPr>
          <w:rFonts w:ascii="Times New Roman" w:hAnsi="Times New Roman" w:cs="Times New Roman"/>
          <w:b/>
          <w:sz w:val="24"/>
          <w:szCs w:val="24"/>
        </w:rPr>
        <w:t xml:space="preserve">Compliance and liability for third parties.  </w:t>
      </w:r>
      <w:r w:rsidRPr="00BE2142">
        <w:rPr>
          <w:rFonts w:ascii="Times New Roman" w:hAnsi="Times New Roman" w:cs="Times New Roman"/>
          <w:sz w:val="24"/>
          <w:szCs w:val="24"/>
        </w:rPr>
        <w:t>Disclosure may only be made to such Affiliates, directors, employees, subcontractors, consultants, collaborators and agents who need to know or to have the Confidential Information for the purpose of providing the Services.  Company shall ensure that each of its Affiliates, directors, employees, subcontractors, consultants, collaborators and agents who have access to Confidential Information understand the confidential nature thereof, are subject prior to any disclosure to written obligations restricting the disclosure and use of Confidential Information and providing for destruction of Confidential Information that are no less stringent than those set forth in this Section 6, and comply with such obligations. Company shall be liable for any breaches of its obligations of confidentiality and nonuse set forth in this Section 6 by its Affiliates, directors, employees, subcontractors, consultants, collaborators and agents.</w:t>
      </w:r>
      <w:r w:rsidRPr="00BE2142">
        <w:rPr>
          <w:rFonts w:ascii="Times New Roman" w:hAnsi="Times New Roman" w:cs="Times New Roman"/>
          <w:b/>
          <w:sz w:val="24"/>
          <w:szCs w:val="24"/>
        </w:rPr>
        <w:t xml:space="preserve">  </w:t>
      </w:r>
    </w:p>
    <w:p w14:paraId="6EB3C1C8"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11DF9D7" w14:textId="77777777" w:rsidR="00F93A98" w:rsidRPr="00BE2142" w:rsidRDefault="00B818CB" w:rsidP="0080369B">
      <w:pPr>
        <w:numPr>
          <w:ilvl w:val="1"/>
          <w:numId w:val="3"/>
        </w:numPr>
        <w:ind w:right="15"/>
        <w:rPr>
          <w:rFonts w:ascii="Times New Roman" w:hAnsi="Times New Roman" w:cs="Times New Roman"/>
          <w:sz w:val="24"/>
          <w:szCs w:val="24"/>
        </w:rPr>
      </w:pPr>
      <w:r w:rsidRPr="00BE2142">
        <w:rPr>
          <w:rFonts w:ascii="Times New Roman" w:hAnsi="Times New Roman" w:cs="Times New Roman"/>
          <w:b/>
          <w:sz w:val="24"/>
          <w:szCs w:val="24"/>
        </w:rPr>
        <w:lastRenderedPageBreak/>
        <w:t>Survival of Obligations of Confidentiality and Non-use.</w:t>
      </w:r>
      <w:r w:rsidRPr="00BE2142">
        <w:rPr>
          <w:rFonts w:ascii="Times New Roman" w:hAnsi="Times New Roman" w:cs="Times New Roman"/>
          <w:sz w:val="24"/>
          <w:szCs w:val="24"/>
        </w:rPr>
        <w:t xml:space="preserve">  This Section 6 will survive the expiration or termination of this Agreement for a period of seven (7) years following such expiration or termination; </w:t>
      </w:r>
      <w:r w:rsidRPr="00BE2142">
        <w:rPr>
          <w:rFonts w:ascii="Times New Roman" w:hAnsi="Times New Roman" w:cs="Times New Roman"/>
          <w:i/>
          <w:sz w:val="24"/>
          <w:szCs w:val="24"/>
        </w:rPr>
        <w:t>provided, however</w:t>
      </w:r>
      <w:r w:rsidRPr="00BE2142">
        <w:rPr>
          <w:rFonts w:ascii="Times New Roman" w:hAnsi="Times New Roman" w:cs="Times New Roman"/>
          <w:sz w:val="24"/>
          <w:szCs w:val="24"/>
        </w:rPr>
        <w:t xml:space="preserve">, that to the extent that data or information is expressly identified by Novartis in writing as a “trade secret”, such obligation of confidentiality will continue indefinitely until the later of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such seven (7) years period;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such time as such data or information ceases to constitute “Confidential Information” as defined in Section 6.2; or </w:t>
      </w:r>
      <w:r w:rsidRPr="00BE2142">
        <w:rPr>
          <w:rFonts w:ascii="Times New Roman" w:hAnsi="Times New Roman" w:cs="Times New Roman"/>
          <w:b/>
          <w:sz w:val="24"/>
          <w:szCs w:val="24"/>
        </w:rPr>
        <w:t>(iii)</w:t>
      </w:r>
      <w:r w:rsidRPr="00BE2142">
        <w:rPr>
          <w:rFonts w:ascii="Times New Roman" w:hAnsi="Times New Roman" w:cs="Times New Roman"/>
          <w:sz w:val="24"/>
          <w:szCs w:val="24"/>
        </w:rPr>
        <w:t xml:space="preserve"> such time as such data or information ceases to constitute a trade secret under applicable law.  </w:t>
      </w:r>
      <w:r w:rsidRPr="00BE2142">
        <w:rPr>
          <w:rFonts w:ascii="Times New Roman" w:hAnsi="Times New Roman" w:cs="Times New Roman"/>
          <w:b/>
          <w:sz w:val="24"/>
          <w:szCs w:val="24"/>
        </w:rPr>
        <w:t xml:space="preserve"> </w:t>
      </w:r>
    </w:p>
    <w:p w14:paraId="76065B0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CDF4F5F" w14:textId="77777777" w:rsidR="00F93A98" w:rsidRPr="00BE2142" w:rsidRDefault="00B818CB" w:rsidP="0080369B">
      <w:pPr>
        <w:numPr>
          <w:ilvl w:val="1"/>
          <w:numId w:val="3"/>
        </w:numPr>
        <w:ind w:right="15"/>
        <w:rPr>
          <w:rFonts w:ascii="Times New Roman" w:hAnsi="Times New Roman" w:cs="Times New Roman"/>
          <w:sz w:val="24"/>
          <w:szCs w:val="24"/>
        </w:rPr>
      </w:pPr>
      <w:r w:rsidRPr="00BE2142">
        <w:rPr>
          <w:rFonts w:ascii="Times New Roman" w:hAnsi="Times New Roman" w:cs="Times New Roman"/>
          <w:b/>
          <w:sz w:val="24"/>
          <w:szCs w:val="24"/>
        </w:rPr>
        <w:t xml:space="preserve">Destruction of Confidential Information.  </w:t>
      </w:r>
      <w:r w:rsidRPr="00BE2142">
        <w:rPr>
          <w:rFonts w:ascii="Times New Roman" w:hAnsi="Times New Roman" w:cs="Times New Roman"/>
          <w:sz w:val="24"/>
          <w:szCs w:val="24"/>
        </w:rPr>
        <w:t xml:space="preserve">Company shall promptly destroy or provide to Novartis, as per Novartis’ request (which may be made at any time), all documents </w:t>
      </w:r>
    </w:p>
    <w:p w14:paraId="4DF4D27E"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w:t>
      </w:r>
      <w:r w:rsidR="0037132C" w:rsidRPr="00BE2142">
        <w:rPr>
          <w:rFonts w:ascii="Times New Roman" w:hAnsi="Times New Roman" w:cs="Times New Roman"/>
          <w:sz w:val="24"/>
          <w:szCs w:val="24"/>
        </w:rPr>
        <w:t>Including</w:t>
      </w:r>
      <w:r w:rsidRPr="00BE2142">
        <w:rPr>
          <w:rFonts w:ascii="Times New Roman" w:hAnsi="Times New Roman" w:cs="Times New Roman"/>
          <w:sz w:val="24"/>
          <w:szCs w:val="24"/>
        </w:rPr>
        <w:t xml:space="preserve"> without limitation electronic files) containing or relating to Confidential Information (including without limitation all data and results generated in Services, which shall be provided in electronic form), except for one copy which is to be retained in the confidential files of Company for record purposes only.  If requested by Novartis, Company shall promptly confirm destruction of the documents to Novartis in writing.</w:t>
      </w:r>
      <w:r w:rsidRPr="00BE2142">
        <w:rPr>
          <w:rFonts w:ascii="Times New Roman" w:hAnsi="Times New Roman" w:cs="Times New Roman"/>
          <w:b/>
          <w:sz w:val="24"/>
          <w:szCs w:val="24"/>
        </w:rPr>
        <w:t xml:space="preserve"> </w:t>
      </w:r>
    </w:p>
    <w:p w14:paraId="443C03A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D656D1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lastRenderedPageBreak/>
        <w:t xml:space="preserve"> </w:t>
      </w:r>
    </w:p>
    <w:p w14:paraId="47161CFC" w14:textId="77777777" w:rsidR="00F93A98" w:rsidRPr="00BE2142" w:rsidRDefault="00B818CB" w:rsidP="0080369B">
      <w:pPr>
        <w:tabs>
          <w:tab w:val="center" w:pos="844"/>
          <w:tab w:val="center" w:pos="2854"/>
        </w:tabs>
        <w:spacing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 xml:space="preserve">Section 7.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color="000000"/>
        </w:rPr>
        <w:t>Intellectual Property.</w:t>
      </w:r>
      <w:r w:rsidRPr="00BE2142">
        <w:rPr>
          <w:rFonts w:ascii="Times New Roman" w:hAnsi="Times New Roman" w:cs="Times New Roman"/>
          <w:b/>
          <w:sz w:val="24"/>
          <w:szCs w:val="24"/>
        </w:rPr>
        <w:t xml:space="preserve"> </w:t>
      </w:r>
    </w:p>
    <w:p w14:paraId="3662DA6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9612F49" w14:textId="77777777" w:rsidR="00F93A98" w:rsidRPr="00BE2142" w:rsidRDefault="00B818CB" w:rsidP="0080369B">
      <w:pPr>
        <w:numPr>
          <w:ilvl w:val="1"/>
          <w:numId w:val="6"/>
        </w:numPr>
        <w:ind w:right="15"/>
        <w:rPr>
          <w:rFonts w:ascii="Times New Roman" w:hAnsi="Times New Roman" w:cs="Times New Roman"/>
          <w:sz w:val="24"/>
          <w:szCs w:val="24"/>
        </w:rPr>
      </w:pPr>
      <w:r w:rsidRPr="00BE2142">
        <w:rPr>
          <w:rFonts w:ascii="Times New Roman" w:hAnsi="Times New Roman" w:cs="Times New Roman"/>
          <w:b/>
          <w:sz w:val="24"/>
          <w:szCs w:val="24"/>
        </w:rPr>
        <w:t>Work Product.</w:t>
      </w:r>
      <w:r w:rsidRPr="00BE2142">
        <w:rPr>
          <w:rFonts w:ascii="Times New Roman" w:hAnsi="Times New Roman" w:cs="Times New Roman"/>
          <w:sz w:val="24"/>
          <w:szCs w:val="24"/>
        </w:rPr>
        <w:t xml:space="preserve">  All information, data, reports, documents, writings, materials, works of art, ideas, source codes, software, inventions and other deliverables, in any form whatsoever, both tangible and intangible, whether in draft or final form, and any derivatives of the aforementioned conceived of, reduced to practice or developed or created as a result of Company’s performance of the Services (collectively, “</w:t>
      </w:r>
      <w:r w:rsidRPr="00BE2142">
        <w:rPr>
          <w:rFonts w:ascii="Times New Roman" w:hAnsi="Times New Roman" w:cs="Times New Roman"/>
          <w:sz w:val="24"/>
          <w:szCs w:val="24"/>
          <w:u w:val="single" w:color="000000"/>
        </w:rPr>
        <w:t>Work Product</w:t>
      </w:r>
      <w:r w:rsidRPr="00BE2142">
        <w:rPr>
          <w:rFonts w:ascii="Times New Roman" w:hAnsi="Times New Roman" w:cs="Times New Roman"/>
          <w:sz w:val="24"/>
          <w:szCs w:val="24"/>
        </w:rPr>
        <w:t xml:space="preserve">”) and all Intellectual Property Rights in the Work Product, are and shall be the sole and exclusive property of Novartis, and Company hereby assigns and shall cause its directors, employees, agents and suppliers to assign all rights and Intellectual Property Rights to such Work Product to Novartis or its designee. For the purposes of this Agreement, “Intellectual Property Rights” means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registered or unregistered trademarks, patents, designs or inventions;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business, company, domain or product names; copyrights, moral rights, know-how; </w:t>
      </w:r>
      <w:r w:rsidRPr="00BE2142">
        <w:rPr>
          <w:rFonts w:ascii="Times New Roman" w:hAnsi="Times New Roman" w:cs="Times New Roman"/>
          <w:b/>
          <w:sz w:val="24"/>
          <w:szCs w:val="24"/>
        </w:rPr>
        <w:t>(iii)</w:t>
      </w:r>
      <w:r w:rsidRPr="00BE2142">
        <w:rPr>
          <w:rFonts w:ascii="Times New Roman" w:hAnsi="Times New Roman" w:cs="Times New Roman"/>
          <w:sz w:val="24"/>
          <w:szCs w:val="24"/>
        </w:rPr>
        <w:t xml:space="preserve"> data-base rights; and </w:t>
      </w:r>
      <w:r w:rsidRPr="00BE2142">
        <w:rPr>
          <w:rFonts w:ascii="Times New Roman" w:hAnsi="Times New Roman" w:cs="Times New Roman"/>
          <w:b/>
          <w:sz w:val="24"/>
          <w:szCs w:val="24"/>
        </w:rPr>
        <w:t>(iv)</w:t>
      </w:r>
      <w:r w:rsidRPr="00BE2142">
        <w:rPr>
          <w:rFonts w:ascii="Times New Roman" w:hAnsi="Times New Roman" w:cs="Times New Roman"/>
          <w:sz w:val="24"/>
          <w:szCs w:val="24"/>
        </w:rPr>
        <w:t xml:space="preserve"> any similar rights worldwide, or the right to apply for any such rights.</w:t>
      </w:r>
      <w:r w:rsidRPr="00BE2142">
        <w:rPr>
          <w:rFonts w:ascii="Times New Roman" w:hAnsi="Times New Roman" w:cs="Times New Roman"/>
          <w:b/>
          <w:sz w:val="24"/>
          <w:szCs w:val="24"/>
        </w:rPr>
        <w:t xml:space="preserve"> </w:t>
      </w:r>
    </w:p>
    <w:p w14:paraId="705FA7C8"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0B4A090" w14:textId="77777777" w:rsidR="00F93A98" w:rsidRPr="00BE2142" w:rsidRDefault="00B818CB" w:rsidP="0080369B">
      <w:pPr>
        <w:numPr>
          <w:ilvl w:val="1"/>
          <w:numId w:val="6"/>
        </w:numPr>
        <w:ind w:right="15"/>
        <w:rPr>
          <w:rFonts w:ascii="Times New Roman" w:hAnsi="Times New Roman" w:cs="Times New Roman"/>
          <w:sz w:val="24"/>
          <w:szCs w:val="24"/>
        </w:rPr>
      </w:pPr>
      <w:r w:rsidRPr="00BE2142">
        <w:rPr>
          <w:rFonts w:ascii="Times New Roman" w:hAnsi="Times New Roman" w:cs="Times New Roman"/>
          <w:b/>
          <w:sz w:val="24"/>
          <w:szCs w:val="24"/>
        </w:rPr>
        <w:lastRenderedPageBreak/>
        <w:t xml:space="preserve">Disclosure and cooperation.  </w:t>
      </w:r>
      <w:r w:rsidRPr="00BE2142">
        <w:rPr>
          <w:rFonts w:ascii="Times New Roman" w:hAnsi="Times New Roman" w:cs="Times New Roman"/>
          <w:sz w:val="24"/>
          <w:szCs w:val="24"/>
        </w:rPr>
        <w:t xml:space="preserve">In the context of any Intellectual Property Rights in and/or to the Work Products, during the term of this Agreement or at any time after the termination or expiry thereof, Company will, and will cause its directors, employees, agents and suppliers to, promptly and without royalty: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disclose to Novartis all information with respect to any Intellectual Property Rights;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execute all applications, documents, assignments and other instruments that may be necessary to perfect title in and to such Intellectual Property Rights in Novartis or its designee, and do any and all such other acts that Novartis may deem reasonably necessary to perfect and register title to such Intellectual Property Rights anywhere in the world; and </w:t>
      </w:r>
      <w:r w:rsidRPr="00BE2142">
        <w:rPr>
          <w:rFonts w:ascii="Times New Roman" w:hAnsi="Times New Roman" w:cs="Times New Roman"/>
          <w:b/>
          <w:sz w:val="24"/>
          <w:szCs w:val="24"/>
        </w:rPr>
        <w:t>(iii)</w:t>
      </w:r>
      <w:r w:rsidRPr="00BE2142">
        <w:rPr>
          <w:rFonts w:ascii="Times New Roman" w:hAnsi="Times New Roman" w:cs="Times New Roman"/>
          <w:sz w:val="24"/>
          <w:szCs w:val="24"/>
        </w:rPr>
        <w:t xml:space="preserve"> provide Novartis with evidence and provide any other cooperation and support needed in any legal proceedings regarding the Intellectual Property Rights. At the request of Novartis, Company shall make, or cause its directors, employees, agents and suppliers to cooperate in the making of, a patent application claiming any portion of the Work Products consisting of a patentable invention and/or a copyright registration on any copyrightable materials included in the Work Products.  Furthermore, Company shall assign and shall cause its directors, </w:t>
      </w:r>
      <w:proofErr w:type="gramStart"/>
      <w:r w:rsidRPr="00BE2142">
        <w:rPr>
          <w:rFonts w:ascii="Times New Roman" w:hAnsi="Times New Roman" w:cs="Times New Roman"/>
          <w:sz w:val="24"/>
          <w:szCs w:val="24"/>
        </w:rPr>
        <w:t>employees</w:t>
      </w:r>
      <w:proofErr w:type="gramEnd"/>
      <w:r w:rsidRPr="00BE2142">
        <w:rPr>
          <w:rFonts w:ascii="Times New Roman" w:hAnsi="Times New Roman" w:cs="Times New Roman"/>
          <w:sz w:val="24"/>
          <w:szCs w:val="24"/>
        </w:rPr>
        <w:t xml:space="preserve"> agents and suppliers to assign to Novartis or its designee: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all rights to any patent issuing as a result of such patent application and/or any copyright registration; and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any other rights arising out of the Work Products.  </w:t>
      </w:r>
      <w:r w:rsidRPr="00BE2142">
        <w:rPr>
          <w:rFonts w:ascii="Times New Roman" w:hAnsi="Times New Roman" w:cs="Times New Roman"/>
          <w:b/>
          <w:sz w:val="24"/>
          <w:szCs w:val="24"/>
        </w:rPr>
        <w:t xml:space="preserve"> </w:t>
      </w:r>
    </w:p>
    <w:p w14:paraId="4C80865C" w14:textId="77777777" w:rsidR="00F93A98" w:rsidRPr="00BE2142" w:rsidRDefault="00B818CB" w:rsidP="0080369B">
      <w:pPr>
        <w:spacing w:after="5"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lastRenderedPageBreak/>
        <w:t xml:space="preserve"> </w:t>
      </w:r>
    </w:p>
    <w:p w14:paraId="79AF4D49" w14:textId="77777777" w:rsidR="00F93A98" w:rsidRPr="00BE2142" w:rsidRDefault="00B818CB" w:rsidP="0080369B">
      <w:pPr>
        <w:numPr>
          <w:ilvl w:val="1"/>
          <w:numId w:val="6"/>
        </w:numPr>
        <w:ind w:right="15"/>
        <w:rPr>
          <w:rFonts w:ascii="Times New Roman" w:hAnsi="Times New Roman" w:cs="Times New Roman"/>
          <w:sz w:val="24"/>
          <w:szCs w:val="24"/>
        </w:rPr>
      </w:pPr>
      <w:r w:rsidRPr="00BE2142">
        <w:rPr>
          <w:rFonts w:ascii="Times New Roman" w:hAnsi="Times New Roman" w:cs="Times New Roman"/>
          <w:b/>
          <w:sz w:val="24"/>
          <w:szCs w:val="24"/>
        </w:rPr>
        <w:t xml:space="preserve">Unblocking License.  </w:t>
      </w:r>
      <w:r w:rsidRPr="00BE2142">
        <w:rPr>
          <w:rFonts w:ascii="Times New Roman" w:hAnsi="Times New Roman" w:cs="Times New Roman"/>
          <w:sz w:val="24"/>
          <w:szCs w:val="24"/>
        </w:rPr>
        <w:t>To the extent that Novartis’ or its Affiliates’ practice or use of Work Product would infringe any Intellectual Property Right owned or controlled by Company that is not assigned to Novartis pursuant to Section 7.1, Company hereby grants to Novartis and its Affiliates a worldwide, perpetual, irrevocable, transferable, sub-licensable, fully paid and royalty-free license to Novartis and its Affiliates to practice such Intellectual Property Rights solely to the extent necessary to practice or use the relevant Work Product for all lawful purposes.</w:t>
      </w:r>
      <w:r w:rsidRPr="00BE2142">
        <w:rPr>
          <w:rFonts w:ascii="Times New Roman" w:hAnsi="Times New Roman" w:cs="Times New Roman"/>
          <w:b/>
          <w:sz w:val="24"/>
          <w:szCs w:val="24"/>
        </w:rPr>
        <w:t xml:space="preserve"> </w:t>
      </w:r>
      <w:r w:rsidRPr="00BE2142">
        <w:rPr>
          <w:rFonts w:ascii="Times New Roman" w:hAnsi="Times New Roman" w:cs="Times New Roman"/>
          <w:sz w:val="24"/>
          <w:szCs w:val="24"/>
        </w:rPr>
        <w:t xml:space="preserve">To the extent permitted under applicable law, such license will also include Novartis’ and/or </w:t>
      </w:r>
      <w:proofErr w:type="gramStart"/>
      <w:r w:rsidRPr="00BE2142">
        <w:rPr>
          <w:rFonts w:ascii="Times New Roman" w:hAnsi="Times New Roman" w:cs="Times New Roman"/>
          <w:sz w:val="24"/>
          <w:szCs w:val="24"/>
        </w:rPr>
        <w:t>its</w:t>
      </w:r>
      <w:proofErr w:type="gramEnd"/>
      <w:r w:rsidRPr="00BE2142">
        <w:rPr>
          <w:rFonts w:ascii="Times New Roman" w:hAnsi="Times New Roman" w:cs="Times New Roman"/>
          <w:sz w:val="24"/>
          <w:szCs w:val="24"/>
        </w:rPr>
        <w:t xml:space="preserve"> Affiliates’ right to alter the Work Products in its absolute discretion without liability to Company.</w:t>
      </w:r>
      <w:r w:rsidRPr="00BE2142">
        <w:rPr>
          <w:rFonts w:ascii="Times New Roman" w:hAnsi="Times New Roman" w:cs="Times New Roman"/>
          <w:b/>
          <w:sz w:val="24"/>
          <w:szCs w:val="24"/>
        </w:rPr>
        <w:t xml:space="preserve"> </w:t>
      </w:r>
    </w:p>
    <w:p w14:paraId="5534EFDD"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AE2E559" w14:textId="77777777" w:rsidR="00F93A98" w:rsidRPr="00BE2142" w:rsidRDefault="00B818CB" w:rsidP="0080369B">
      <w:pPr>
        <w:numPr>
          <w:ilvl w:val="1"/>
          <w:numId w:val="6"/>
        </w:numPr>
        <w:ind w:right="15"/>
        <w:rPr>
          <w:rFonts w:ascii="Times New Roman" w:hAnsi="Times New Roman" w:cs="Times New Roman"/>
          <w:sz w:val="24"/>
          <w:szCs w:val="24"/>
        </w:rPr>
      </w:pPr>
      <w:r w:rsidRPr="00BE2142">
        <w:rPr>
          <w:rFonts w:ascii="Times New Roman" w:hAnsi="Times New Roman" w:cs="Times New Roman"/>
          <w:b/>
          <w:sz w:val="24"/>
          <w:szCs w:val="24"/>
        </w:rPr>
        <w:t xml:space="preserve">No license.  </w:t>
      </w:r>
      <w:r w:rsidRPr="00BE2142">
        <w:rPr>
          <w:rFonts w:ascii="Times New Roman" w:hAnsi="Times New Roman" w:cs="Times New Roman"/>
          <w:sz w:val="24"/>
          <w:szCs w:val="24"/>
        </w:rPr>
        <w:t>Except as provided for in this Section 7, no other license or similar grant of rights is intended to be created by this Agreement.</w:t>
      </w:r>
      <w:r w:rsidRPr="00BE2142">
        <w:rPr>
          <w:rFonts w:ascii="Times New Roman" w:hAnsi="Times New Roman" w:cs="Times New Roman"/>
          <w:b/>
          <w:sz w:val="24"/>
          <w:szCs w:val="24"/>
        </w:rPr>
        <w:t xml:space="preserve"> </w:t>
      </w:r>
    </w:p>
    <w:p w14:paraId="1D856F0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3016EBC" w14:textId="77777777" w:rsidR="00F93A98" w:rsidRPr="00BE2142" w:rsidRDefault="00B818CB" w:rsidP="0080369B">
      <w:pPr>
        <w:numPr>
          <w:ilvl w:val="1"/>
          <w:numId w:val="6"/>
        </w:numPr>
        <w:ind w:right="15"/>
        <w:rPr>
          <w:rFonts w:ascii="Times New Roman" w:hAnsi="Times New Roman" w:cs="Times New Roman"/>
          <w:sz w:val="24"/>
          <w:szCs w:val="24"/>
        </w:rPr>
      </w:pPr>
      <w:r w:rsidRPr="00BE2142">
        <w:rPr>
          <w:rFonts w:ascii="Times New Roman" w:hAnsi="Times New Roman" w:cs="Times New Roman"/>
          <w:b/>
          <w:sz w:val="24"/>
          <w:szCs w:val="24"/>
        </w:rPr>
        <w:t xml:space="preserve">Payments by Company.  </w:t>
      </w:r>
      <w:r w:rsidRPr="00BE2142">
        <w:rPr>
          <w:rFonts w:ascii="Times New Roman" w:hAnsi="Times New Roman" w:cs="Times New Roman"/>
          <w:sz w:val="24"/>
          <w:szCs w:val="24"/>
        </w:rPr>
        <w:t xml:space="preserve">Company shall be solely responsible for any payments due to its employees, subcontractors, agents or any third parties for the assignment of any inventions or </w:t>
      </w:r>
      <w:r w:rsidRPr="00BE2142">
        <w:rPr>
          <w:rFonts w:ascii="Times New Roman" w:hAnsi="Times New Roman" w:cs="Times New Roman"/>
          <w:sz w:val="24"/>
          <w:szCs w:val="24"/>
        </w:rPr>
        <w:lastRenderedPageBreak/>
        <w:t>other Work Product according to the applicable law. Novartis’ payments for the Services shall be deemed to include consideration for such payments.</w:t>
      </w:r>
      <w:r w:rsidRPr="00BE2142">
        <w:rPr>
          <w:rFonts w:ascii="Times New Roman" w:hAnsi="Times New Roman" w:cs="Times New Roman"/>
          <w:b/>
          <w:sz w:val="24"/>
          <w:szCs w:val="24"/>
        </w:rPr>
        <w:t xml:space="preserve"> </w:t>
      </w:r>
    </w:p>
    <w:p w14:paraId="0901DA3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71C76F9" w14:textId="77777777" w:rsidR="00F93A98" w:rsidRPr="00BE2142" w:rsidRDefault="00B818CB" w:rsidP="0080369B">
      <w:pPr>
        <w:numPr>
          <w:ilvl w:val="1"/>
          <w:numId w:val="6"/>
        </w:numPr>
        <w:ind w:right="15"/>
        <w:rPr>
          <w:rFonts w:ascii="Times New Roman" w:hAnsi="Times New Roman" w:cs="Times New Roman"/>
          <w:sz w:val="24"/>
          <w:szCs w:val="24"/>
        </w:rPr>
      </w:pPr>
      <w:r w:rsidRPr="00BE2142">
        <w:rPr>
          <w:rFonts w:ascii="Times New Roman" w:hAnsi="Times New Roman" w:cs="Times New Roman"/>
          <w:b/>
          <w:sz w:val="24"/>
          <w:szCs w:val="24"/>
        </w:rPr>
        <w:t xml:space="preserve">Access to data and results.  </w:t>
      </w:r>
      <w:r w:rsidRPr="00BE2142">
        <w:rPr>
          <w:rFonts w:ascii="Times New Roman" w:hAnsi="Times New Roman" w:cs="Times New Roman"/>
          <w:sz w:val="24"/>
          <w:szCs w:val="24"/>
        </w:rPr>
        <w:t>Company shall grant Novartis access to all primary data generated in the course of the Services, including without limitation electronic raw data and data contained in laboratory notebooks. Novartis shall have the right to make copies of such primary data at regular intervals.</w:t>
      </w:r>
      <w:r w:rsidRPr="00BE2142">
        <w:rPr>
          <w:rFonts w:ascii="Times New Roman" w:hAnsi="Times New Roman" w:cs="Times New Roman"/>
          <w:b/>
          <w:sz w:val="24"/>
          <w:szCs w:val="24"/>
        </w:rPr>
        <w:t xml:space="preserve"> </w:t>
      </w:r>
    </w:p>
    <w:p w14:paraId="0A0CFAE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F01946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AA8221D" w14:textId="77777777" w:rsidR="00F93A98" w:rsidRPr="00BE2142" w:rsidRDefault="00B818CB" w:rsidP="0080369B">
      <w:pPr>
        <w:tabs>
          <w:tab w:val="center" w:pos="844"/>
          <w:tab w:val="center" w:pos="2640"/>
        </w:tabs>
        <w:spacing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 xml:space="preserve">Section 8.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color="000000"/>
        </w:rPr>
        <w:t>Publicity; Marks.</w:t>
      </w:r>
      <w:r w:rsidRPr="00BE2142">
        <w:rPr>
          <w:rFonts w:ascii="Times New Roman" w:hAnsi="Times New Roman" w:cs="Times New Roman"/>
          <w:b/>
          <w:sz w:val="24"/>
          <w:szCs w:val="24"/>
        </w:rPr>
        <w:t xml:space="preserve">   </w:t>
      </w:r>
    </w:p>
    <w:p w14:paraId="4F31B0C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05811B2" w14:textId="77777777" w:rsidR="00F93A98" w:rsidRPr="00BE2142" w:rsidRDefault="00B818CB" w:rsidP="0080369B">
      <w:pPr>
        <w:numPr>
          <w:ilvl w:val="1"/>
          <w:numId w:val="5"/>
        </w:numPr>
        <w:ind w:right="15"/>
        <w:rPr>
          <w:rFonts w:ascii="Times New Roman" w:hAnsi="Times New Roman" w:cs="Times New Roman"/>
          <w:sz w:val="24"/>
          <w:szCs w:val="24"/>
        </w:rPr>
      </w:pPr>
      <w:r w:rsidRPr="00BE2142">
        <w:rPr>
          <w:rFonts w:ascii="Times New Roman" w:hAnsi="Times New Roman" w:cs="Times New Roman"/>
          <w:b/>
          <w:sz w:val="24"/>
          <w:szCs w:val="24"/>
        </w:rPr>
        <w:t>No advertisement.</w:t>
      </w:r>
      <w:r w:rsidRPr="00BE2142">
        <w:rPr>
          <w:rFonts w:ascii="Times New Roman" w:hAnsi="Times New Roman" w:cs="Times New Roman"/>
          <w:sz w:val="24"/>
          <w:szCs w:val="24"/>
        </w:rPr>
        <w:t xml:space="preserve">  Company shall not disclose that Novartis has retained Company for professional services unless Novartis specifically consents in writing to such disclosure.</w:t>
      </w:r>
      <w:r w:rsidRPr="00BE2142">
        <w:rPr>
          <w:rFonts w:ascii="Times New Roman" w:hAnsi="Times New Roman" w:cs="Times New Roman"/>
          <w:b/>
          <w:sz w:val="24"/>
          <w:szCs w:val="24"/>
        </w:rPr>
        <w:t xml:space="preserve"> </w:t>
      </w:r>
    </w:p>
    <w:p w14:paraId="0DABAB1D"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DD03C06" w14:textId="77777777" w:rsidR="00F93A98" w:rsidRPr="00BE2142" w:rsidRDefault="00B818CB" w:rsidP="0080369B">
      <w:pPr>
        <w:numPr>
          <w:ilvl w:val="1"/>
          <w:numId w:val="5"/>
        </w:numPr>
        <w:ind w:right="15"/>
        <w:rPr>
          <w:rFonts w:ascii="Times New Roman" w:hAnsi="Times New Roman" w:cs="Times New Roman"/>
          <w:sz w:val="24"/>
          <w:szCs w:val="24"/>
        </w:rPr>
      </w:pPr>
      <w:r w:rsidRPr="00BE2142">
        <w:rPr>
          <w:rFonts w:ascii="Times New Roman" w:hAnsi="Times New Roman" w:cs="Times New Roman"/>
          <w:b/>
          <w:sz w:val="24"/>
          <w:szCs w:val="24"/>
        </w:rPr>
        <w:t>Prior permission required.</w:t>
      </w:r>
      <w:r w:rsidRPr="00BE2142">
        <w:rPr>
          <w:rFonts w:ascii="Times New Roman" w:hAnsi="Times New Roman" w:cs="Times New Roman"/>
          <w:sz w:val="24"/>
          <w:szCs w:val="24"/>
        </w:rPr>
        <w:t xml:space="preserve">  Company and Novartis will obtain prior written permission from each other before using the name, symbols and/or marks of the other or any of the other </w:t>
      </w:r>
      <w:r w:rsidRPr="00BE2142">
        <w:rPr>
          <w:rFonts w:ascii="Times New Roman" w:hAnsi="Times New Roman" w:cs="Times New Roman"/>
          <w:sz w:val="24"/>
          <w:szCs w:val="24"/>
        </w:rPr>
        <w:lastRenderedPageBreak/>
        <w:t>party’s Affiliates in any form of publicity in connection with the Services.  This shall not include documents or legally required disclosure by Company or Novartis that identifies the existence of the Agreement.</w:t>
      </w:r>
      <w:r w:rsidRPr="00BE2142">
        <w:rPr>
          <w:rFonts w:ascii="Times New Roman" w:hAnsi="Times New Roman" w:cs="Times New Roman"/>
          <w:b/>
          <w:sz w:val="24"/>
          <w:szCs w:val="24"/>
        </w:rPr>
        <w:t xml:space="preserve"> </w:t>
      </w:r>
    </w:p>
    <w:p w14:paraId="089B6669"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CB46E69" w14:textId="77777777" w:rsidR="00F93A98" w:rsidRPr="00BE2142" w:rsidRDefault="00B818CB" w:rsidP="0080369B">
      <w:pPr>
        <w:numPr>
          <w:ilvl w:val="1"/>
          <w:numId w:val="5"/>
        </w:numPr>
        <w:ind w:right="15"/>
        <w:rPr>
          <w:rFonts w:ascii="Times New Roman" w:hAnsi="Times New Roman" w:cs="Times New Roman"/>
          <w:sz w:val="24"/>
          <w:szCs w:val="24"/>
        </w:rPr>
      </w:pPr>
      <w:r w:rsidRPr="00BE2142">
        <w:rPr>
          <w:rFonts w:ascii="Times New Roman" w:hAnsi="Times New Roman" w:cs="Times New Roman"/>
          <w:b/>
          <w:sz w:val="24"/>
          <w:szCs w:val="24"/>
        </w:rPr>
        <w:t>No use of name, symbols and marks.</w:t>
      </w:r>
      <w:r w:rsidRPr="00BE2142">
        <w:rPr>
          <w:rFonts w:ascii="Times New Roman" w:hAnsi="Times New Roman" w:cs="Times New Roman"/>
          <w:sz w:val="24"/>
          <w:szCs w:val="24"/>
        </w:rPr>
        <w:t xml:space="preserve">  Neither party will use, nor authorize others to use, the name, symbols, or marks of the other party or the other party’s Affiliates in any advertising or publicity material or make any form of representation or statement with regard to the Services that would constitute an express or implied endorsement by the other party of any commercial product or service without that other party’s prior written approval.</w:t>
      </w:r>
      <w:r w:rsidRPr="00BE2142">
        <w:rPr>
          <w:rFonts w:ascii="Times New Roman" w:hAnsi="Times New Roman" w:cs="Times New Roman"/>
          <w:b/>
          <w:sz w:val="24"/>
          <w:szCs w:val="24"/>
        </w:rPr>
        <w:t xml:space="preserve"> </w:t>
      </w:r>
    </w:p>
    <w:p w14:paraId="40FC88B0"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31499E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8614E8B" w14:textId="77777777" w:rsidR="00F93A98" w:rsidRPr="00BE2142" w:rsidRDefault="00B818CB" w:rsidP="0080369B">
      <w:pPr>
        <w:tabs>
          <w:tab w:val="center" w:pos="844"/>
          <w:tab w:val="center" w:pos="3196"/>
        </w:tabs>
        <w:spacing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 xml:space="preserve">Section 9.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color="000000"/>
        </w:rPr>
        <w:t>Remedies; Indemnification.</w:t>
      </w:r>
      <w:r w:rsidRPr="00BE2142">
        <w:rPr>
          <w:rFonts w:ascii="Times New Roman" w:hAnsi="Times New Roman" w:cs="Times New Roman"/>
          <w:b/>
          <w:sz w:val="24"/>
          <w:szCs w:val="24"/>
        </w:rPr>
        <w:t xml:space="preserve"> </w:t>
      </w:r>
    </w:p>
    <w:p w14:paraId="080F0E9B"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4AFF732" w14:textId="77777777" w:rsidR="00F93A98" w:rsidRPr="00BE2142" w:rsidRDefault="00B818CB" w:rsidP="0080369B">
      <w:pPr>
        <w:numPr>
          <w:ilvl w:val="1"/>
          <w:numId w:val="4"/>
        </w:numPr>
        <w:ind w:right="15"/>
        <w:rPr>
          <w:rFonts w:ascii="Times New Roman" w:hAnsi="Times New Roman" w:cs="Times New Roman"/>
          <w:sz w:val="24"/>
          <w:szCs w:val="24"/>
        </w:rPr>
      </w:pPr>
      <w:r w:rsidRPr="00BE2142">
        <w:rPr>
          <w:rFonts w:ascii="Times New Roman" w:hAnsi="Times New Roman" w:cs="Times New Roman"/>
          <w:b/>
          <w:sz w:val="24"/>
          <w:szCs w:val="24"/>
        </w:rPr>
        <w:t xml:space="preserve">Potentially experimental nature of Services.  </w:t>
      </w:r>
      <w:r w:rsidRPr="00BE2142">
        <w:rPr>
          <w:rFonts w:ascii="Times New Roman" w:hAnsi="Times New Roman" w:cs="Times New Roman"/>
          <w:sz w:val="24"/>
          <w:szCs w:val="24"/>
        </w:rPr>
        <w:t xml:space="preserve">The parties acknowledge that the Services may be experimental in nature and that some Novartis Materials or Company-provided materials may be inherently unstable.  </w:t>
      </w:r>
      <w:r w:rsidRPr="00BE2142">
        <w:rPr>
          <w:rFonts w:ascii="Times New Roman" w:hAnsi="Times New Roman" w:cs="Times New Roman"/>
          <w:b/>
          <w:sz w:val="24"/>
          <w:szCs w:val="24"/>
        </w:rPr>
        <w:t xml:space="preserve"> </w:t>
      </w:r>
    </w:p>
    <w:p w14:paraId="2DAB1D6B"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lastRenderedPageBreak/>
        <w:t xml:space="preserve"> </w:t>
      </w:r>
    </w:p>
    <w:p w14:paraId="18946D10" w14:textId="77777777" w:rsidR="00F93A98" w:rsidRPr="00BE2142" w:rsidRDefault="00B818CB" w:rsidP="0080369B">
      <w:pPr>
        <w:numPr>
          <w:ilvl w:val="1"/>
          <w:numId w:val="4"/>
        </w:numPr>
        <w:ind w:right="15"/>
        <w:rPr>
          <w:rFonts w:ascii="Times New Roman" w:hAnsi="Times New Roman" w:cs="Times New Roman"/>
          <w:sz w:val="24"/>
          <w:szCs w:val="24"/>
        </w:rPr>
      </w:pPr>
      <w:r w:rsidRPr="00BE2142">
        <w:rPr>
          <w:rFonts w:ascii="Times New Roman" w:hAnsi="Times New Roman" w:cs="Times New Roman"/>
          <w:b/>
          <w:sz w:val="24"/>
          <w:szCs w:val="24"/>
        </w:rPr>
        <w:t>Remedies.</w:t>
      </w:r>
      <w:r w:rsidRPr="00BE2142">
        <w:rPr>
          <w:rFonts w:ascii="Times New Roman" w:hAnsi="Times New Roman" w:cs="Times New Roman"/>
          <w:sz w:val="24"/>
          <w:szCs w:val="24"/>
        </w:rPr>
        <w:t xml:space="preserve">  In the event Company does not perform the Services in accordance with the Task Order and this Agreement (other than as a result of Novartis’ or its Affiliate’s actions or omissions) and as a result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the Services are rendered (in whole or in part) unacceptable for a regulatory agency to which Novartis intends to submit the results; or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in Novartis’ reasonable opinion Services are rendered (in whole or in part) invalid or in relation to which Novartis is unable to derive the benefit of such Services, Company shall, at Novartis’ option: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repeat such Services at Company’s own cost and expense, which includes an obligation for Company to pay any costs and expenses for replacement Novartis Materials (the cost of such replacement Novartis Materials being capped at the value of the Task Order, or such other amount as specified in the Task Order), or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terminate the Task Order in question and refund the compensation already paid for the Services that are unacceptable or invalid or in relation to which Novartis is unable to derive the benefit as a result of such error by Company or cancel the invoice (as applicable).  Such refund shall be made within thirty (30) days of such termination. For the avoidance of doubt, the remedies in this Section 9.2 will not apply where Company has complied with its obligations under this Agreement and according to the agreed upon Task Orders by Novartis but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such error results directly from </w:t>
      </w:r>
      <w:r w:rsidRPr="00BE2142">
        <w:rPr>
          <w:rFonts w:ascii="Times New Roman" w:hAnsi="Times New Roman" w:cs="Times New Roman"/>
          <w:sz w:val="24"/>
          <w:szCs w:val="24"/>
        </w:rPr>
        <w:lastRenderedPageBreak/>
        <w:t xml:space="preserve">any inherent instability of the Novartis Materials or Company-provided materials; or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such error results directly from the fact that the Services are experimental in nature.  Where in Novartis’ reasonable opinion the Services are invalid or unacceptable directly as a result of such matters, Novartis’ sole liability in relation thereto will be to pay a reasonable proportionate sum of the compensation for all work done by Company that Company can evidence to Novartis’ reasonable satisfaction is in compliance with this Agreement up to that point. </w:t>
      </w:r>
      <w:r w:rsidRPr="00BE2142">
        <w:rPr>
          <w:rFonts w:ascii="Times New Roman" w:hAnsi="Times New Roman" w:cs="Times New Roman"/>
          <w:b/>
          <w:sz w:val="24"/>
          <w:szCs w:val="24"/>
        </w:rPr>
        <w:t xml:space="preserve"> </w:t>
      </w:r>
    </w:p>
    <w:p w14:paraId="1128B477"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19FEECD" w14:textId="77777777" w:rsidR="0080369B" w:rsidRPr="00BE2142" w:rsidRDefault="00B818CB" w:rsidP="0080369B">
      <w:pPr>
        <w:numPr>
          <w:ilvl w:val="1"/>
          <w:numId w:val="4"/>
        </w:numPr>
        <w:ind w:right="15"/>
        <w:rPr>
          <w:ins w:id="52" w:author="Kiran Bhutada" w:date="2023-08-28T17:24:00Z"/>
          <w:rFonts w:ascii="Times New Roman" w:hAnsi="Times New Roman" w:cs="Times New Roman"/>
          <w:sz w:val="24"/>
          <w:szCs w:val="24"/>
          <w:rPrChange w:id="53" w:author="Kiran Bhutada" w:date="2023-08-28T17:24:00Z">
            <w:rPr>
              <w:ins w:id="54" w:author="Kiran Bhutada" w:date="2023-08-28T17:24:00Z"/>
              <w:b/>
            </w:rPr>
          </w:rPrChange>
        </w:rPr>
      </w:pPr>
      <w:r w:rsidRPr="00BE2142">
        <w:rPr>
          <w:rFonts w:ascii="Times New Roman" w:hAnsi="Times New Roman" w:cs="Times New Roman"/>
          <w:b/>
          <w:sz w:val="24"/>
          <w:szCs w:val="24"/>
        </w:rPr>
        <w:t xml:space="preserve">Indemnification.  </w:t>
      </w:r>
    </w:p>
    <w:p w14:paraId="4F9929CE" w14:textId="77777777" w:rsidR="0080369B" w:rsidRPr="00BE2142" w:rsidRDefault="0080369B">
      <w:pPr>
        <w:pStyle w:val="ListParagraph"/>
        <w:rPr>
          <w:ins w:id="55" w:author="Kiran Bhutada" w:date="2023-08-28T17:24:00Z"/>
          <w:rFonts w:ascii="Times New Roman" w:hAnsi="Times New Roman" w:cs="Times New Roman"/>
          <w:sz w:val="24"/>
          <w:szCs w:val="24"/>
        </w:rPr>
        <w:pPrChange w:id="56" w:author="Kiran Bhutada" w:date="2023-08-28T17:24:00Z">
          <w:pPr>
            <w:numPr>
              <w:ilvl w:val="1"/>
              <w:numId w:val="4"/>
            </w:numPr>
            <w:ind w:left="309" w:right="15"/>
          </w:pPr>
        </w:pPrChange>
      </w:pPr>
    </w:p>
    <w:p w14:paraId="41E59CED" w14:textId="77777777" w:rsidR="0080369B" w:rsidRPr="00BE2142" w:rsidRDefault="0080369B" w:rsidP="0080369B">
      <w:pPr>
        <w:ind w:left="1019" w:right="15" w:firstLine="0"/>
        <w:rPr>
          <w:ins w:id="57" w:author="Kiran Bhutada" w:date="2023-08-28T17:25:00Z"/>
          <w:rFonts w:ascii="Times New Roman" w:hAnsi="Times New Roman" w:cs="Times New Roman"/>
          <w:b/>
          <w:sz w:val="24"/>
          <w:szCs w:val="24"/>
        </w:rPr>
      </w:pPr>
      <w:ins w:id="58" w:author="Kiran Bhutada" w:date="2023-08-28T17:24:00Z">
        <w:r w:rsidRPr="00BE2142">
          <w:rPr>
            <w:rFonts w:ascii="Times New Roman" w:hAnsi="Times New Roman" w:cs="Times New Roman"/>
            <w:sz w:val="24"/>
            <w:szCs w:val="24"/>
          </w:rPr>
          <w:t xml:space="preserve">9.3.1 </w:t>
        </w:r>
      </w:ins>
      <w:r w:rsidR="00B818CB" w:rsidRPr="00BE2142">
        <w:rPr>
          <w:rFonts w:ascii="Times New Roman" w:hAnsi="Times New Roman" w:cs="Times New Roman"/>
          <w:sz w:val="24"/>
          <w:szCs w:val="24"/>
        </w:rPr>
        <w:t>Company shall indemnify, defend and hold Novartis and its Affiliates (including all officers, directors, employees, contractors and agents of the foregoing) harmless from and against any and all claims, demands, causes of action, damages, liabilities, losses, costs and expenses, including attorneys’ fees (collectively, the “</w:t>
      </w:r>
      <w:r w:rsidR="00B818CB" w:rsidRPr="00BE2142">
        <w:rPr>
          <w:rFonts w:ascii="Times New Roman" w:hAnsi="Times New Roman" w:cs="Times New Roman"/>
          <w:sz w:val="24"/>
          <w:szCs w:val="24"/>
          <w:u w:val="single" w:color="000000"/>
        </w:rPr>
        <w:t>Claims</w:t>
      </w:r>
      <w:r w:rsidR="00B818CB" w:rsidRPr="00BE2142">
        <w:rPr>
          <w:rFonts w:ascii="Times New Roman" w:hAnsi="Times New Roman" w:cs="Times New Roman"/>
          <w:sz w:val="24"/>
          <w:szCs w:val="24"/>
        </w:rPr>
        <w:t xml:space="preserve">”), arising out of, incidental to, or resulting directly or indirectly from </w:t>
      </w:r>
      <w:r w:rsidR="00B818CB" w:rsidRPr="00BE2142">
        <w:rPr>
          <w:rFonts w:ascii="Times New Roman" w:hAnsi="Times New Roman" w:cs="Times New Roman"/>
          <w:b/>
          <w:sz w:val="24"/>
          <w:szCs w:val="24"/>
        </w:rPr>
        <w:t>(a)</w:t>
      </w:r>
      <w:r w:rsidR="00B818CB" w:rsidRPr="00BE2142">
        <w:rPr>
          <w:rFonts w:ascii="Times New Roman" w:hAnsi="Times New Roman" w:cs="Times New Roman"/>
          <w:sz w:val="24"/>
          <w:szCs w:val="24"/>
        </w:rPr>
        <w:t xml:space="preserve"> performance of Company (including but not limited to Company’s employees, agents and subcontractors) of the Services, except to the extent that such Claims were caused by the gross negligence or willful misconduct of Novartis; </w:t>
      </w:r>
      <w:r w:rsidR="00B818CB" w:rsidRPr="00BE2142">
        <w:rPr>
          <w:rFonts w:ascii="Times New Roman" w:hAnsi="Times New Roman" w:cs="Times New Roman"/>
          <w:b/>
          <w:sz w:val="24"/>
          <w:szCs w:val="24"/>
        </w:rPr>
        <w:t>(b)</w:t>
      </w:r>
      <w:r w:rsidR="00B818CB" w:rsidRPr="00BE2142">
        <w:rPr>
          <w:rFonts w:ascii="Times New Roman" w:hAnsi="Times New Roman" w:cs="Times New Roman"/>
          <w:sz w:val="24"/>
          <w:szCs w:val="24"/>
        </w:rPr>
        <w:t xml:space="preserve"> the breach </w:t>
      </w:r>
      <w:r w:rsidR="00B818CB" w:rsidRPr="00BE2142">
        <w:rPr>
          <w:rFonts w:ascii="Times New Roman" w:hAnsi="Times New Roman" w:cs="Times New Roman"/>
          <w:sz w:val="24"/>
          <w:szCs w:val="24"/>
        </w:rPr>
        <w:lastRenderedPageBreak/>
        <w:t xml:space="preserve">by Company of its representations, warranties, or covenants; </w:t>
      </w:r>
      <w:r w:rsidR="00B818CB" w:rsidRPr="00BE2142">
        <w:rPr>
          <w:rFonts w:ascii="Times New Roman" w:hAnsi="Times New Roman" w:cs="Times New Roman"/>
          <w:b/>
          <w:sz w:val="24"/>
          <w:szCs w:val="24"/>
        </w:rPr>
        <w:t>(c)</w:t>
      </w:r>
      <w:r w:rsidR="00B818CB" w:rsidRPr="00BE2142">
        <w:rPr>
          <w:rFonts w:ascii="Times New Roman" w:hAnsi="Times New Roman" w:cs="Times New Roman"/>
          <w:sz w:val="24"/>
          <w:szCs w:val="24"/>
        </w:rPr>
        <w:t xml:space="preserve"> third party claims that the performance by Company of the Services infringes or misappropriates such third party’s Intellectual Property Rights, however arising, except to the extent such infringement is the direct result of Novartis’ specific directions to Company as set forth in the applicable Task Order; or </w:t>
      </w:r>
      <w:r w:rsidR="00B818CB" w:rsidRPr="00BE2142">
        <w:rPr>
          <w:rFonts w:ascii="Times New Roman" w:hAnsi="Times New Roman" w:cs="Times New Roman"/>
          <w:b/>
          <w:sz w:val="24"/>
          <w:szCs w:val="24"/>
        </w:rPr>
        <w:t>(d)</w:t>
      </w:r>
      <w:r w:rsidR="00B818CB" w:rsidRPr="00BE2142">
        <w:rPr>
          <w:rFonts w:ascii="Times New Roman" w:hAnsi="Times New Roman" w:cs="Times New Roman"/>
          <w:sz w:val="24"/>
          <w:szCs w:val="24"/>
        </w:rPr>
        <w:t xml:space="preserve"> Company’s failure to perform its obligations under Section 2 (Performance of Services; Compliance; Benchmarking; Change in Scope Process), Section 6 (Confidentiality), Section 7 (Intellectual Property), Section 11 (Representations and Warranties) and Section 17 (Data Protection and Information Security), except to the extent such failure is the result of Novartis’ gross negligence or willful misconduct. </w:t>
      </w:r>
      <w:r w:rsidR="00B818CB" w:rsidRPr="00BE2142">
        <w:rPr>
          <w:rFonts w:ascii="Times New Roman" w:hAnsi="Times New Roman" w:cs="Times New Roman"/>
          <w:b/>
          <w:sz w:val="24"/>
          <w:szCs w:val="24"/>
        </w:rPr>
        <w:t xml:space="preserve"> </w:t>
      </w:r>
    </w:p>
    <w:p w14:paraId="20C208D1" w14:textId="77777777" w:rsidR="0080369B" w:rsidRPr="00BE2142" w:rsidRDefault="0080369B" w:rsidP="0080369B">
      <w:pPr>
        <w:ind w:left="1019" w:right="15" w:firstLine="0"/>
        <w:rPr>
          <w:rFonts w:ascii="Times New Roman" w:hAnsi="Times New Roman" w:cs="Times New Roman"/>
          <w:sz w:val="24"/>
          <w:szCs w:val="24"/>
        </w:rPr>
      </w:pPr>
      <w:ins w:id="59" w:author="Kiran Bhutada" w:date="2023-08-28T17:25:00Z">
        <w:r w:rsidRPr="00BE2142">
          <w:rPr>
            <w:rFonts w:ascii="Times New Roman" w:hAnsi="Times New Roman" w:cs="Times New Roman"/>
            <w:sz w:val="24"/>
            <w:szCs w:val="24"/>
          </w:rPr>
          <w:t xml:space="preserve">9.3.2 </w:t>
        </w:r>
      </w:ins>
      <w:ins w:id="60" w:author="Kiran Bhutada" w:date="2023-08-28T17:26:00Z">
        <w:r w:rsidRPr="00BE2142">
          <w:rPr>
            <w:rFonts w:ascii="Times New Roman" w:eastAsia="Times New Roman" w:hAnsi="Times New Roman" w:cs="Times New Roman"/>
            <w:sz w:val="24"/>
            <w:szCs w:val="24"/>
          </w:rPr>
          <w:t xml:space="preserve">Novartis shall indemnify, defend and hold Company and its Affiliates (including all officers, directors, employees, contractors and agents of the foregoing) harmless from and against any and all Claims, arising out of, incidental to, or resulting directly or indirectly from </w:t>
        </w:r>
        <w:r w:rsidRPr="00BE2142">
          <w:rPr>
            <w:rFonts w:ascii="Times New Roman" w:eastAsia="Times New Roman" w:hAnsi="Times New Roman" w:cs="Times New Roman"/>
            <w:b/>
            <w:bCs/>
            <w:sz w:val="24"/>
            <w:szCs w:val="24"/>
          </w:rPr>
          <w:t xml:space="preserve">(a) </w:t>
        </w:r>
        <w:r w:rsidRPr="00BE2142">
          <w:rPr>
            <w:rFonts w:ascii="Times New Roman" w:eastAsia="Times New Roman" w:hAnsi="Times New Roman" w:cs="Times New Roman"/>
            <w:sz w:val="24"/>
            <w:szCs w:val="24"/>
          </w:rPr>
          <w:t xml:space="preserve">the breach by Novartis of its representations, warranties, or covenants including but not limited to breach of confidentiality; </w:t>
        </w:r>
        <w:r w:rsidRPr="00BE2142">
          <w:rPr>
            <w:rFonts w:ascii="Times New Roman" w:eastAsia="Times New Roman" w:hAnsi="Times New Roman" w:cs="Times New Roman"/>
            <w:b/>
            <w:bCs/>
            <w:sz w:val="24"/>
            <w:szCs w:val="24"/>
          </w:rPr>
          <w:t xml:space="preserve">(b) </w:t>
        </w:r>
        <w:r w:rsidRPr="00BE2142">
          <w:rPr>
            <w:rFonts w:ascii="Times New Roman" w:eastAsia="Times New Roman" w:hAnsi="Times New Roman" w:cs="Times New Roman"/>
            <w:sz w:val="24"/>
            <w:szCs w:val="24"/>
          </w:rPr>
          <w:t xml:space="preserve">failure to comply with the terms of this Agreement; </w:t>
        </w:r>
        <w:r w:rsidRPr="00BE2142">
          <w:rPr>
            <w:rFonts w:ascii="Times New Roman" w:eastAsia="Times New Roman" w:hAnsi="Times New Roman" w:cs="Times New Roman"/>
            <w:b/>
            <w:bCs/>
            <w:sz w:val="24"/>
            <w:szCs w:val="24"/>
          </w:rPr>
          <w:t>(c)</w:t>
        </w:r>
        <w:r w:rsidRPr="00BE2142">
          <w:rPr>
            <w:rFonts w:ascii="Times New Roman" w:eastAsia="Times New Roman" w:hAnsi="Times New Roman" w:cs="Times New Roman"/>
            <w:sz w:val="24"/>
            <w:szCs w:val="24"/>
          </w:rPr>
          <w:t xml:space="preserve"> result of inaccurate information, technology or intellectual property rights granted to Company to perform Services hereunder; </w:t>
        </w:r>
        <w:r w:rsidRPr="00BE2142">
          <w:rPr>
            <w:rFonts w:ascii="Times New Roman" w:eastAsia="Times New Roman" w:hAnsi="Times New Roman" w:cs="Times New Roman"/>
            <w:b/>
            <w:sz w:val="24"/>
            <w:szCs w:val="24"/>
            <w:rPrChange w:id="61" w:author="Kiran Bhutada" w:date="2023-08-28T17:26:00Z">
              <w:rPr>
                <w:rFonts w:eastAsia="Times New Roman"/>
              </w:rPr>
            </w:rPrChange>
          </w:rPr>
          <w:t>(d)</w:t>
        </w:r>
        <w:r w:rsidRPr="00BE2142">
          <w:rPr>
            <w:rFonts w:ascii="Times New Roman" w:eastAsia="Times New Roman" w:hAnsi="Times New Roman" w:cs="Times New Roman"/>
            <w:sz w:val="24"/>
            <w:szCs w:val="24"/>
          </w:rPr>
          <w:t xml:space="preserve"> result of any third party claim against Company in each case, </w:t>
        </w:r>
        <w:r w:rsidRPr="00BE2142">
          <w:rPr>
            <w:rFonts w:ascii="Times New Roman" w:eastAsia="Times New Roman" w:hAnsi="Times New Roman" w:cs="Times New Roman"/>
            <w:sz w:val="24"/>
            <w:szCs w:val="24"/>
          </w:rPr>
          <w:lastRenderedPageBreak/>
          <w:t>except to the extent that such Claims are due to the negligence, gross negligence, fault or misconduct of Company.</w:t>
        </w:r>
      </w:ins>
    </w:p>
    <w:p w14:paraId="4ED8EFCC"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37455F3" w14:textId="77777777" w:rsidR="00F93A98" w:rsidRPr="00BE2142" w:rsidRDefault="00B818CB" w:rsidP="0080369B">
      <w:pPr>
        <w:numPr>
          <w:ilvl w:val="1"/>
          <w:numId w:val="4"/>
        </w:numPr>
        <w:ind w:right="15"/>
        <w:rPr>
          <w:rFonts w:ascii="Times New Roman" w:hAnsi="Times New Roman" w:cs="Times New Roman"/>
          <w:sz w:val="24"/>
          <w:szCs w:val="24"/>
        </w:rPr>
      </w:pPr>
      <w:r w:rsidRPr="00BE2142">
        <w:rPr>
          <w:rFonts w:ascii="Times New Roman" w:hAnsi="Times New Roman" w:cs="Times New Roman"/>
          <w:b/>
          <w:sz w:val="24"/>
          <w:szCs w:val="24"/>
        </w:rPr>
        <w:t>Rights and remedies cumulative.</w:t>
      </w:r>
      <w:r w:rsidRPr="00BE2142">
        <w:rPr>
          <w:rFonts w:ascii="Times New Roman" w:hAnsi="Times New Roman" w:cs="Times New Roman"/>
          <w:sz w:val="24"/>
          <w:szCs w:val="24"/>
        </w:rPr>
        <w:t xml:space="preserve">  The remedies set forth in this Agreement are not intended to be exhaustive and the exercise by either party of any right or remedy does not preclude the exercise of any other rights or remedies that may now or subsequently exist in law or in equity, by statute or otherwise.  </w:t>
      </w:r>
      <w:r w:rsidRPr="00BE2142">
        <w:rPr>
          <w:rFonts w:ascii="Times New Roman" w:hAnsi="Times New Roman" w:cs="Times New Roman"/>
          <w:b/>
          <w:sz w:val="24"/>
          <w:szCs w:val="24"/>
        </w:rPr>
        <w:t xml:space="preserve"> </w:t>
      </w:r>
    </w:p>
    <w:p w14:paraId="51123A3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3515D2D" w14:textId="77777777" w:rsidR="00F93A98" w:rsidRPr="00BE2142" w:rsidRDefault="00B818CB" w:rsidP="0080369B">
      <w:pPr>
        <w:spacing w:after="0" w:line="259" w:lineRule="auto"/>
        <w:ind w:left="324" w:right="0" w:firstLine="0"/>
        <w:rPr>
          <w:ins w:id="62" w:author="Kiran Bhutada" w:date="2023-08-28T17:41:00Z"/>
          <w:rFonts w:ascii="Times New Roman" w:hAnsi="Times New Roman" w:cs="Times New Roman"/>
          <w:sz w:val="24"/>
          <w:szCs w:val="24"/>
        </w:rPr>
      </w:pPr>
      <w:r w:rsidRPr="00BE2142">
        <w:rPr>
          <w:rFonts w:ascii="Times New Roman" w:hAnsi="Times New Roman" w:cs="Times New Roman"/>
          <w:sz w:val="24"/>
          <w:szCs w:val="24"/>
        </w:rPr>
        <w:t xml:space="preserve"> </w:t>
      </w:r>
      <w:ins w:id="63" w:author="Kiran Bhutada" w:date="2023-08-28T17:40:00Z">
        <w:r w:rsidR="00EF39F8" w:rsidRPr="00BE2142">
          <w:rPr>
            <w:rFonts w:ascii="Times New Roman" w:hAnsi="Times New Roman" w:cs="Times New Roman"/>
            <w:sz w:val="24"/>
            <w:szCs w:val="24"/>
          </w:rPr>
          <w:t>Section 10. Limitation of Liability.</w:t>
        </w:r>
      </w:ins>
    </w:p>
    <w:p w14:paraId="23705C78" w14:textId="77777777" w:rsidR="00EF39F8" w:rsidRPr="00BE2142" w:rsidRDefault="00EF39F8" w:rsidP="0080369B">
      <w:pPr>
        <w:spacing w:after="0" w:line="259" w:lineRule="auto"/>
        <w:ind w:left="324" w:right="0" w:firstLine="0"/>
        <w:rPr>
          <w:ins w:id="64" w:author="Kiran Bhutada" w:date="2023-08-28T17:40:00Z"/>
          <w:rFonts w:ascii="Times New Roman" w:hAnsi="Times New Roman" w:cs="Times New Roman"/>
          <w:sz w:val="24"/>
          <w:szCs w:val="24"/>
        </w:rPr>
      </w:pPr>
    </w:p>
    <w:p w14:paraId="28982842" w14:textId="77777777" w:rsidR="00EF39F8" w:rsidRPr="00BE2142" w:rsidRDefault="00EF39F8">
      <w:pPr>
        <w:spacing w:after="160" w:line="252" w:lineRule="auto"/>
        <w:ind w:left="720" w:right="0" w:firstLine="0"/>
        <w:rPr>
          <w:ins w:id="65" w:author="Kiran Bhutada" w:date="2023-08-28T17:40:00Z"/>
          <w:rFonts w:ascii="Times New Roman" w:eastAsia="Times New Roman" w:hAnsi="Times New Roman" w:cs="Times New Roman"/>
          <w:color w:val="auto"/>
          <w:sz w:val="24"/>
          <w:szCs w:val="24"/>
        </w:rPr>
        <w:pPrChange w:id="66" w:author="Kiran Bhutada" w:date="2023-08-28T17:40:00Z">
          <w:pPr>
            <w:numPr>
              <w:numId w:val="26"/>
            </w:numPr>
            <w:spacing w:after="160" w:line="252" w:lineRule="auto"/>
            <w:ind w:left="720" w:right="0" w:hanging="360"/>
            <w:jc w:val="left"/>
          </w:pPr>
        </w:pPrChange>
      </w:pPr>
      <w:ins w:id="67" w:author="Kiran Bhutada" w:date="2023-08-28T17:40:00Z">
        <w:r w:rsidRPr="00BE2142">
          <w:rPr>
            <w:rFonts w:ascii="Times New Roman" w:eastAsia="Times New Roman" w:hAnsi="Times New Roman" w:cs="Times New Roman"/>
            <w:sz w:val="24"/>
            <w:szCs w:val="24"/>
          </w:rPr>
          <w:t xml:space="preserve">IN NO EVENT SHALL EITHER PARTY BE LIABLE TO THE OTHER PARTY FOR ANY LOST REVENUES OR PROFITS OR ANY (A) SPECIAL, (B) CONSEQUENTIAL, (C) PUNITIVE OR (D) INCIDENTAL DAMAGES (INCLUDING, IN EACH CASE, LOST REVENUES OR PROFITS), WHETHER OR NOT FORESEEABLE AND WHETHER OR NOT SUCH PARTY WAS ADVISED OF SUCH LOSSES/DAMAGES IN ADVANCE, RELATING TO THIS AGREEMENT OR THE SUBJECT MATTER HEREOF, ANY TASK ORDER OR </w:t>
        </w:r>
        <w:r w:rsidRPr="00BE2142">
          <w:rPr>
            <w:rFonts w:ascii="Times New Roman" w:eastAsia="Times New Roman" w:hAnsi="Times New Roman" w:cs="Times New Roman"/>
            <w:sz w:val="24"/>
            <w:szCs w:val="24"/>
          </w:rPr>
          <w:lastRenderedPageBreak/>
          <w:t>THE SERVICES AND WHETHER SUCH LIABILITY IS IN CONTRACT, TORT (INCLUDING NEGLIGENCE OR BREACH OF STATUTORY DUTY OR OTHERWISE). NOTWITHSTANDING ANY OTHER PROVISION IN THIS AGREEMENT OR ANY TASK ORDER, COMPANY’S AGGREGATE LIABILITY UNDER OR IN RELATION TO THIS AGREEMENT INCLUDING ANY TASK ORDERS WILL NOT EXCEED THE AMOUNT OF THE FEE FOR THE DISPUTED SERVICES STIPULATED IN THE RELEVANT WORK ORDER OR USD 50,000 WHICHEVER IS LOWER.</w:t>
        </w:r>
      </w:ins>
    </w:p>
    <w:p w14:paraId="704D3C72" w14:textId="77777777" w:rsidR="00EF39F8" w:rsidRPr="00BE2142" w:rsidRDefault="00EF39F8" w:rsidP="0080369B">
      <w:pPr>
        <w:spacing w:after="0" w:line="259" w:lineRule="auto"/>
        <w:ind w:left="324" w:right="0" w:firstLine="0"/>
        <w:rPr>
          <w:rFonts w:ascii="Times New Roman" w:hAnsi="Times New Roman" w:cs="Times New Roman"/>
          <w:sz w:val="24"/>
          <w:szCs w:val="24"/>
        </w:rPr>
      </w:pPr>
    </w:p>
    <w:p w14:paraId="5E14E4C3" w14:textId="77777777" w:rsidR="00F93A98" w:rsidRPr="00BE2142" w:rsidRDefault="00B818CB" w:rsidP="0080369B">
      <w:pPr>
        <w:tabs>
          <w:tab w:val="center" w:pos="906"/>
          <w:tab w:val="center" w:pos="2316"/>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anchor distT="0" distB="0" distL="114300" distR="114300" simplePos="0" relativeHeight="251658240" behindDoc="0" locked="0" layoutInCell="1" allowOverlap="1" wp14:anchorId="764393DE" wp14:editId="198C9899">
                <wp:simplePos x="0" y="0"/>
                <wp:positionH relativeFrom="column">
                  <wp:posOffset>187757</wp:posOffset>
                </wp:positionH>
                <wp:positionV relativeFrom="paragraph">
                  <wp:posOffset>142129</wp:posOffset>
                </wp:positionV>
                <wp:extent cx="5947919" cy="21336"/>
                <wp:effectExtent l="0" t="0" r="0" b="0"/>
                <wp:wrapNone/>
                <wp:docPr id="65472" name="Group 65472"/>
                <wp:cNvGraphicFramePr/>
                <a:graphic xmlns:a="http://schemas.openxmlformats.org/drawingml/2006/main">
                  <a:graphicData uri="http://schemas.microsoft.com/office/word/2010/wordprocessingGroup">
                    <wpg:wgp>
                      <wpg:cNvGrpSpPr/>
                      <wpg:grpSpPr>
                        <a:xfrm>
                          <a:off x="0" y="0"/>
                          <a:ext cx="5947919" cy="21336"/>
                          <a:chOff x="0" y="0"/>
                          <a:chExt cx="5947919" cy="21336"/>
                        </a:xfrm>
                      </wpg:grpSpPr>
                      <wps:wsp>
                        <wps:cNvPr id="81632" name="Shape 81632"/>
                        <wps:cNvSpPr/>
                        <wps:spPr>
                          <a:xfrm>
                            <a:off x="932637" y="0"/>
                            <a:ext cx="699821" cy="15239"/>
                          </a:xfrm>
                          <a:custGeom>
                            <a:avLst/>
                            <a:gdLst/>
                            <a:ahLst/>
                            <a:cxnLst/>
                            <a:rect l="0" t="0" r="0" b="0"/>
                            <a:pathLst>
                              <a:path w="699821" h="15239">
                                <a:moveTo>
                                  <a:pt x="0" y="0"/>
                                </a:moveTo>
                                <a:lnTo>
                                  <a:pt x="699821" y="0"/>
                                </a:lnTo>
                                <a:lnTo>
                                  <a:pt x="699821" y="15239"/>
                                </a:lnTo>
                                <a:lnTo>
                                  <a:pt x="0" y="15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33" name="Shape 81633"/>
                        <wps:cNvSpPr/>
                        <wps:spPr>
                          <a:xfrm>
                            <a:off x="0" y="12192"/>
                            <a:ext cx="5947919" cy="9144"/>
                          </a:xfrm>
                          <a:custGeom>
                            <a:avLst/>
                            <a:gdLst/>
                            <a:ahLst/>
                            <a:cxnLst/>
                            <a:rect l="0" t="0" r="0" b="0"/>
                            <a:pathLst>
                              <a:path w="5947919" h="9144">
                                <a:moveTo>
                                  <a:pt x="0" y="0"/>
                                </a:moveTo>
                                <a:lnTo>
                                  <a:pt x="5947919" y="0"/>
                                </a:lnTo>
                                <a:lnTo>
                                  <a:pt x="594791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6C4CF90" id="Group 65472" o:spid="_x0000_s1026" style="position:absolute;margin-left:14.8pt;margin-top:11.2pt;width:468.35pt;height:1.7pt;z-index:251658240" coordsize="59479,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">
                <v:shape id="Shape 81632" o:spid="_x0000_s1027" style="position:absolute;left:9326;width:6998;height:152;visibility:visible;mso-wrap-style:square;v-text-anchor:top" coordsize="699821,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" path="m,l699821,r,15239l,15239,,e" fillcolor="black" stroked="f" strokeweight="0">
                  <v:stroke miterlimit="83231f" joinstyle="miter"/>
                  <v:path arrowok="t" textboxrect="0,0,699821,15239"/>
                </v:shape>
                <v:shape id="Shape 81633" o:spid="_x0000_s1028" style="position:absolute;top:121;width:59479;height:92;visibility:visible;mso-wrap-style:square;v-text-anchor:top" coordsize="5947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" path="m,l5947919,r,9144l,9144,,e" stroked="f" strokeweight="0">
                  <v:stroke miterlimit="83231f" joinstyle="miter"/>
                  <v:path arrowok="t" textboxrect="0,0,5947919,9144"/>
                </v:shape>
              </v:group>
            </w:pict>
          </mc:Fallback>
        </mc:AlternateContent>
      </w: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Section 1</w:t>
      </w:r>
      <w:ins w:id="68" w:author="Kiran Bhutada" w:date="2023-08-28T17:41:00Z">
        <w:r w:rsidR="00EF39F8" w:rsidRPr="00BE2142">
          <w:rPr>
            <w:rFonts w:ascii="Times New Roman" w:hAnsi="Times New Roman" w:cs="Times New Roman"/>
            <w:b/>
            <w:sz w:val="24"/>
            <w:szCs w:val="24"/>
          </w:rPr>
          <w:t>1</w:t>
        </w:r>
      </w:ins>
      <w:del w:id="69" w:author="Kiran Bhutada" w:date="2023-08-28T17:41:00Z">
        <w:r w:rsidRPr="00BE2142" w:rsidDel="00EF39F8">
          <w:rPr>
            <w:rFonts w:ascii="Times New Roman" w:hAnsi="Times New Roman" w:cs="Times New Roman"/>
            <w:b/>
            <w:sz w:val="24"/>
            <w:szCs w:val="24"/>
          </w:rPr>
          <w:delText>0</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t xml:space="preserve">Insurance. </w:t>
      </w:r>
    </w:p>
    <w:p w14:paraId="6298F6B6"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13D9736"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 Company shall maintain during the performance of this Agreement the following insurance in amounts no less than that specified for each type:  </w:t>
      </w: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general liability insurance with combined limits of not less than $1,000,000 per occurrence and $1,000,000 per accident for bodily injury, including death, and property damage;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workers’ compensation insurance in the amount required by the law of the state(s) in which Company’s workers are located and employers liability </w:t>
      </w:r>
      <w:r w:rsidRPr="00BE2142">
        <w:rPr>
          <w:rFonts w:ascii="Times New Roman" w:hAnsi="Times New Roman" w:cs="Times New Roman"/>
          <w:sz w:val="24"/>
          <w:szCs w:val="24"/>
        </w:rPr>
        <w:lastRenderedPageBreak/>
        <w:t xml:space="preserve">insurance with limits of not less than $1,000,000 per occurrence; and </w:t>
      </w:r>
      <w:r w:rsidRPr="00BE2142">
        <w:rPr>
          <w:rFonts w:ascii="Times New Roman" w:hAnsi="Times New Roman" w:cs="Times New Roman"/>
          <w:b/>
          <w:sz w:val="24"/>
          <w:szCs w:val="24"/>
        </w:rPr>
        <w:t>(c)</w:t>
      </w:r>
      <w:r w:rsidRPr="00BE2142">
        <w:rPr>
          <w:rFonts w:ascii="Times New Roman" w:hAnsi="Times New Roman" w:cs="Times New Roman"/>
          <w:sz w:val="24"/>
          <w:szCs w:val="24"/>
        </w:rPr>
        <w:t xml:space="preserve"> if the use of a Company-owned motor vehicle is required in the performance of this Agreement, automobile liability insurance with combined limits of not less than $1,000,000 per occurrence and $1,000,000 per accident for bodily injury, including death, and property damage is required.  Upon execution of this Agreement, and written request by Novartis, Company will provide Novartis with evidence of Company’s insurance.  Company will name Novartis as an additional insured party under Company’s insurance policy, and will provide to Novartis at least thirty (30) days prior written notice of any change or cancellation to Company’s insurance program.  </w:t>
      </w:r>
    </w:p>
    <w:p w14:paraId="52DEA618"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296B864" w14:textId="77777777" w:rsidR="00F93A98" w:rsidRPr="00BE2142" w:rsidRDefault="00B818CB" w:rsidP="0080369B">
      <w:pPr>
        <w:spacing w:after="1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B2CADB8" w14:textId="77777777" w:rsidR="00F93A98" w:rsidRPr="00BE2142" w:rsidRDefault="00B818CB" w:rsidP="0080369B">
      <w:pPr>
        <w:tabs>
          <w:tab w:val="center" w:pos="906"/>
          <w:tab w:val="center" w:pos="3484"/>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anchor distT="0" distB="0" distL="114300" distR="114300" simplePos="0" relativeHeight="251659264" behindDoc="0" locked="0" layoutInCell="1" allowOverlap="1" wp14:anchorId="41C6DD41" wp14:editId="0522DEE2">
                <wp:simplePos x="0" y="0"/>
                <wp:positionH relativeFrom="column">
                  <wp:posOffset>187757</wp:posOffset>
                </wp:positionH>
                <wp:positionV relativeFrom="paragraph">
                  <wp:posOffset>142129</wp:posOffset>
                </wp:positionV>
                <wp:extent cx="5947919" cy="22860"/>
                <wp:effectExtent l="0" t="0" r="0" b="0"/>
                <wp:wrapNone/>
                <wp:docPr id="65307" name="Group 65307"/>
                <wp:cNvGraphicFramePr/>
                <a:graphic xmlns:a="http://schemas.openxmlformats.org/drawingml/2006/main">
                  <a:graphicData uri="http://schemas.microsoft.com/office/word/2010/wordprocessingGroup">
                    <wpg:wgp>
                      <wpg:cNvGrpSpPr/>
                      <wpg:grpSpPr>
                        <a:xfrm>
                          <a:off x="0" y="0"/>
                          <a:ext cx="5947919" cy="22860"/>
                          <a:chOff x="0" y="0"/>
                          <a:chExt cx="5947919" cy="22860"/>
                        </a:xfrm>
                      </wpg:grpSpPr>
                      <wps:wsp>
                        <wps:cNvPr id="81636" name="Shape 81636"/>
                        <wps:cNvSpPr/>
                        <wps:spPr>
                          <a:xfrm>
                            <a:off x="932637" y="0"/>
                            <a:ext cx="2183003" cy="15240"/>
                          </a:xfrm>
                          <a:custGeom>
                            <a:avLst/>
                            <a:gdLst/>
                            <a:ahLst/>
                            <a:cxnLst/>
                            <a:rect l="0" t="0" r="0" b="0"/>
                            <a:pathLst>
                              <a:path w="2183003" h="15240">
                                <a:moveTo>
                                  <a:pt x="0" y="0"/>
                                </a:moveTo>
                                <a:lnTo>
                                  <a:pt x="2183003" y="0"/>
                                </a:lnTo>
                                <a:lnTo>
                                  <a:pt x="218300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37" name="Shape 81637"/>
                        <wps:cNvSpPr/>
                        <wps:spPr>
                          <a:xfrm>
                            <a:off x="0" y="13716"/>
                            <a:ext cx="5947919" cy="9144"/>
                          </a:xfrm>
                          <a:custGeom>
                            <a:avLst/>
                            <a:gdLst/>
                            <a:ahLst/>
                            <a:cxnLst/>
                            <a:rect l="0" t="0" r="0" b="0"/>
                            <a:pathLst>
                              <a:path w="5947919" h="9144">
                                <a:moveTo>
                                  <a:pt x="0" y="0"/>
                                </a:moveTo>
                                <a:lnTo>
                                  <a:pt x="5947919" y="0"/>
                                </a:lnTo>
                                <a:lnTo>
                                  <a:pt x="594791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5BB07CA" id="Group 65307" o:spid="_x0000_s1026" style="position:absolute;margin-left:14.8pt;margin-top:11.2pt;width:468.35pt;height:1.8pt;z-index:251659264" coordsize="5947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">
                <v:shape id="Shape 81636" o:spid="_x0000_s1027" style="position:absolute;left:9326;width:21830;height:152;visibility:visible;mso-wrap-style:square;v-text-anchor:top" coordsize="2183003,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" path="m,l2183003,r,15240l,15240,,e" fillcolor="black" stroked="f" strokeweight="0">
                  <v:stroke miterlimit="83231f" joinstyle="miter"/>
                  <v:path arrowok="t" textboxrect="0,0,2183003,15240"/>
                </v:shape>
                <v:shape id="Shape 81637" o:spid="_x0000_s1028" style="position:absolute;top:137;width:59479;height:91;visibility:visible;mso-wrap-style:square;v-text-anchor:top" coordsize="5947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" path="m,l5947919,r,9144l,9144,,e" stroked="f" strokeweight="0">
                  <v:stroke miterlimit="83231f" joinstyle="miter"/>
                  <v:path arrowok="t" textboxrect="0,0,5947919,9144"/>
                </v:shape>
              </v:group>
            </w:pict>
          </mc:Fallback>
        </mc:AlternateContent>
      </w: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Section 1</w:t>
      </w:r>
      <w:ins w:id="70" w:author="Kiran Bhutada" w:date="2023-08-28T17:41:00Z">
        <w:r w:rsidR="00EF39F8" w:rsidRPr="00BE2142">
          <w:rPr>
            <w:rFonts w:ascii="Times New Roman" w:hAnsi="Times New Roman" w:cs="Times New Roman"/>
            <w:b/>
            <w:sz w:val="24"/>
            <w:szCs w:val="24"/>
          </w:rPr>
          <w:t>2</w:t>
        </w:r>
      </w:ins>
      <w:del w:id="71" w:author="Kiran Bhutada" w:date="2023-08-28T17:41:00Z">
        <w:r w:rsidRPr="00BE2142" w:rsidDel="00EF39F8">
          <w:rPr>
            <w:rFonts w:ascii="Times New Roman" w:hAnsi="Times New Roman" w:cs="Times New Roman"/>
            <w:b/>
            <w:sz w:val="24"/>
            <w:szCs w:val="24"/>
          </w:rPr>
          <w:delText>1</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t xml:space="preserve">Representations and Warranties. </w:t>
      </w:r>
    </w:p>
    <w:p w14:paraId="6C113A11"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6BED904A" w14:textId="77777777" w:rsidR="00F93A98" w:rsidRPr="00BE2142" w:rsidRDefault="00B818CB" w:rsidP="0080369B">
      <w:pPr>
        <w:ind w:left="1044" w:right="15" w:firstLine="0"/>
        <w:rPr>
          <w:rFonts w:ascii="Times New Roman" w:hAnsi="Times New Roman" w:cs="Times New Roman"/>
          <w:sz w:val="24"/>
          <w:szCs w:val="24"/>
        </w:rPr>
      </w:pPr>
      <w:r w:rsidRPr="00BE2142">
        <w:rPr>
          <w:rFonts w:ascii="Times New Roman" w:hAnsi="Times New Roman" w:cs="Times New Roman"/>
          <w:sz w:val="24"/>
          <w:szCs w:val="24"/>
        </w:rPr>
        <w:t xml:space="preserve">Company represents and warrants as follows:   </w:t>
      </w:r>
    </w:p>
    <w:p w14:paraId="13C5594D"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14FFA08A" w14:textId="77777777" w:rsidR="00F93A98" w:rsidRPr="00BE2142" w:rsidRDefault="00B818CB" w:rsidP="0080369B">
      <w:pPr>
        <w:numPr>
          <w:ilvl w:val="0"/>
          <w:numId w:val="7"/>
        </w:numPr>
        <w:ind w:right="15"/>
        <w:rPr>
          <w:rFonts w:ascii="Times New Roman" w:hAnsi="Times New Roman" w:cs="Times New Roman"/>
          <w:sz w:val="24"/>
          <w:szCs w:val="24"/>
        </w:rPr>
      </w:pPr>
      <w:r w:rsidRPr="00BE2142">
        <w:rPr>
          <w:rFonts w:ascii="Times New Roman" w:hAnsi="Times New Roman" w:cs="Times New Roman"/>
          <w:sz w:val="24"/>
          <w:szCs w:val="24"/>
        </w:rPr>
        <w:t xml:space="preserve">Company is entitled and authorized under all applicable laws and regulations to perform the Services (including, without limitation, to the extent applicable, using Novartis Materials and </w:t>
      </w:r>
      <w:r w:rsidRPr="00BE2142">
        <w:rPr>
          <w:rFonts w:ascii="Times New Roman" w:hAnsi="Times New Roman" w:cs="Times New Roman"/>
          <w:sz w:val="24"/>
          <w:szCs w:val="24"/>
        </w:rPr>
        <w:lastRenderedPageBreak/>
        <w:t xml:space="preserve">Biological Materials as necessary for the performance of the Services), and Company has taken all necessary actions and has obtained all necessary authorizations, licenses, certificates, consents, permits and approvals required to execute and perform the Services in accordance with this Agreement and each Task Order;  </w:t>
      </w:r>
    </w:p>
    <w:p w14:paraId="2DBE7F23"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020339E" w14:textId="77777777" w:rsidR="00F93A98" w:rsidRPr="00BE2142" w:rsidRDefault="00B818CB" w:rsidP="0080369B">
      <w:pPr>
        <w:numPr>
          <w:ilvl w:val="0"/>
          <w:numId w:val="7"/>
        </w:numPr>
        <w:ind w:right="15"/>
        <w:rPr>
          <w:rFonts w:ascii="Times New Roman" w:hAnsi="Times New Roman" w:cs="Times New Roman"/>
          <w:sz w:val="24"/>
          <w:szCs w:val="24"/>
        </w:rPr>
      </w:pPr>
      <w:r w:rsidRPr="00BE2142">
        <w:rPr>
          <w:rFonts w:ascii="Times New Roman" w:hAnsi="Times New Roman" w:cs="Times New Roman"/>
          <w:sz w:val="24"/>
          <w:szCs w:val="24"/>
        </w:rPr>
        <w:t xml:space="preserve">to the extent the Services consist of laboratory research activities or animal tests, Company is regularly engaged in conducting such laboratory research and/or animal tests, and has all the required authorizations to perform such experimental work </w:t>
      </w:r>
      <w:r w:rsidRPr="00BE2142">
        <w:rPr>
          <w:rFonts w:ascii="Times New Roman" w:hAnsi="Times New Roman" w:cs="Times New Roman"/>
          <w:i/>
          <w:sz w:val="24"/>
          <w:szCs w:val="24"/>
        </w:rPr>
        <w:t>in vitro</w:t>
      </w:r>
      <w:r w:rsidRPr="00BE2142">
        <w:rPr>
          <w:rFonts w:ascii="Times New Roman" w:hAnsi="Times New Roman" w:cs="Times New Roman"/>
          <w:sz w:val="24"/>
          <w:szCs w:val="24"/>
        </w:rPr>
        <w:t xml:space="preserve"> or with laboratory animals </w:t>
      </w:r>
      <w:r w:rsidRPr="00BE2142">
        <w:rPr>
          <w:rFonts w:ascii="Times New Roman" w:hAnsi="Times New Roman" w:cs="Times New Roman"/>
          <w:i/>
          <w:sz w:val="24"/>
          <w:szCs w:val="24"/>
        </w:rPr>
        <w:t>in vivo</w:t>
      </w:r>
      <w:r w:rsidRPr="00BE2142">
        <w:rPr>
          <w:rFonts w:ascii="Times New Roman" w:hAnsi="Times New Roman" w:cs="Times New Roman"/>
          <w:sz w:val="24"/>
          <w:szCs w:val="24"/>
        </w:rPr>
        <w:t xml:space="preserve"> at the place of investigation and performance of the Services;  </w:t>
      </w:r>
    </w:p>
    <w:p w14:paraId="6E68D5F7"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6E54CF5" w14:textId="77777777" w:rsidR="00F93A98" w:rsidRPr="00BE2142" w:rsidRDefault="00B818CB" w:rsidP="0080369B">
      <w:pPr>
        <w:numPr>
          <w:ilvl w:val="0"/>
          <w:numId w:val="7"/>
        </w:numPr>
        <w:ind w:right="15"/>
        <w:rPr>
          <w:rFonts w:ascii="Times New Roman" w:hAnsi="Times New Roman" w:cs="Times New Roman"/>
          <w:sz w:val="24"/>
          <w:szCs w:val="24"/>
        </w:rPr>
      </w:pPr>
      <w:r w:rsidRPr="00BE2142">
        <w:rPr>
          <w:rFonts w:ascii="Times New Roman" w:hAnsi="Times New Roman" w:cs="Times New Roman"/>
          <w:sz w:val="24"/>
          <w:szCs w:val="24"/>
        </w:rPr>
        <w:t xml:space="preserve">Company employees that will provide the Services have adequate training and resources and are entitled under all applicable laws and regulations to provide the Services (including, without limitation, to the extent applicable, the use of Novartis Materials, Biological Materials and/or the performance of work with laboratory animals </w:t>
      </w:r>
      <w:r w:rsidRPr="00BE2142">
        <w:rPr>
          <w:rFonts w:ascii="Times New Roman" w:hAnsi="Times New Roman" w:cs="Times New Roman"/>
          <w:i/>
          <w:sz w:val="24"/>
          <w:szCs w:val="24"/>
        </w:rPr>
        <w:t>in vivo</w:t>
      </w:r>
      <w:r w:rsidRPr="00BE2142">
        <w:rPr>
          <w:rFonts w:ascii="Times New Roman" w:hAnsi="Times New Roman" w:cs="Times New Roman"/>
          <w:sz w:val="24"/>
          <w:szCs w:val="24"/>
        </w:rPr>
        <w:t xml:space="preserve">);  </w:t>
      </w:r>
    </w:p>
    <w:p w14:paraId="65C62E57"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EECA98D" w14:textId="77777777" w:rsidR="00F93A98" w:rsidRPr="00BE2142" w:rsidRDefault="00B818CB" w:rsidP="0080369B">
      <w:pPr>
        <w:numPr>
          <w:ilvl w:val="0"/>
          <w:numId w:val="7"/>
        </w:numPr>
        <w:ind w:right="15"/>
        <w:rPr>
          <w:rFonts w:ascii="Times New Roman" w:hAnsi="Times New Roman" w:cs="Times New Roman"/>
          <w:sz w:val="24"/>
          <w:szCs w:val="24"/>
        </w:rPr>
      </w:pPr>
      <w:r w:rsidRPr="00BE2142">
        <w:rPr>
          <w:rFonts w:ascii="Times New Roman" w:hAnsi="Times New Roman" w:cs="Times New Roman"/>
          <w:sz w:val="24"/>
          <w:szCs w:val="24"/>
        </w:rPr>
        <w:lastRenderedPageBreak/>
        <w:t xml:space="preserve">Company is free from any commitments or conflicts of interest that would impair Company from complying with this Agreement or providing the Services in an accurate and timely manner;  </w:t>
      </w:r>
    </w:p>
    <w:p w14:paraId="58318048"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E131FF2" w14:textId="77777777" w:rsidR="00F93A98" w:rsidRPr="00BE2142" w:rsidRDefault="00B818CB" w:rsidP="0080369B">
      <w:pPr>
        <w:numPr>
          <w:ilvl w:val="0"/>
          <w:numId w:val="7"/>
        </w:numPr>
        <w:ind w:right="15"/>
        <w:rPr>
          <w:rFonts w:ascii="Times New Roman" w:hAnsi="Times New Roman" w:cs="Times New Roman"/>
          <w:sz w:val="24"/>
          <w:szCs w:val="24"/>
        </w:rPr>
      </w:pPr>
      <w:r w:rsidRPr="00BE2142">
        <w:rPr>
          <w:rFonts w:ascii="Times New Roman" w:hAnsi="Times New Roman" w:cs="Times New Roman"/>
          <w:sz w:val="24"/>
          <w:szCs w:val="24"/>
        </w:rPr>
        <w:t xml:space="preserve">the execution of the Agreement and the performance of Services do not breach or conflict with any laws or regulations applicable to Company;  </w:t>
      </w:r>
    </w:p>
    <w:p w14:paraId="3EBD864B"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7D5BCFF" w14:textId="77777777" w:rsidR="00F93A98" w:rsidRPr="00BE2142" w:rsidRDefault="00B818CB" w:rsidP="0080369B">
      <w:pPr>
        <w:numPr>
          <w:ilvl w:val="0"/>
          <w:numId w:val="7"/>
        </w:numPr>
        <w:ind w:right="15"/>
        <w:rPr>
          <w:rFonts w:ascii="Times New Roman" w:hAnsi="Times New Roman" w:cs="Times New Roman"/>
          <w:sz w:val="24"/>
          <w:szCs w:val="24"/>
        </w:rPr>
      </w:pPr>
      <w:r w:rsidRPr="00BE2142">
        <w:rPr>
          <w:rFonts w:ascii="Times New Roman" w:hAnsi="Times New Roman" w:cs="Times New Roman"/>
          <w:sz w:val="24"/>
          <w:szCs w:val="24"/>
        </w:rPr>
        <w:t xml:space="preserve">to the knowledge of Company, the performance of the Services will not infringe or misappropriate any third party’s Intellectual Property Rights, however arising;  </w:t>
      </w:r>
    </w:p>
    <w:p w14:paraId="2DC03CA2"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2E2DCF5" w14:textId="77777777" w:rsidR="00F93A98" w:rsidRPr="00BE2142" w:rsidRDefault="00B818CB" w:rsidP="0080369B">
      <w:pPr>
        <w:numPr>
          <w:ilvl w:val="0"/>
          <w:numId w:val="7"/>
        </w:numPr>
        <w:ind w:right="15"/>
        <w:rPr>
          <w:rFonts w:ascii="Times New Roman" w:hAnsi="Times New Roman" w:cs="Times New Roman"/>
          <w:sz w:val="24"/>
          <w:szCs w:val="24"/>
        </w:rPr>
      </w:pPr>
      <w:r w:rsidRPr="00BE2142">
        <w:rPr>
          <w:rFonts w:ascii="Times New Roman" w:hAnsi="Times New Roman" w:cs="Times New Roman"/>
          <w:sz w:val="24"/>
          <w:szCs w:val="24"/>
        </w:rPr>
        <w:t xml:space="preserve">Company has the right to provide and/or use the Biological Materials as described in Section 2.9; and  </w:t>
      </w:r>
    </w:p>
    <w:p w14:paraId="14436F22"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A0B33CE" w14:textId="77777777" w:rsidR="00F93A98" w:rsidRPr="00BE2142" w:rsidRDefault="00B818CB" w:rsidP="0080369B">
      <w:pPr>
        <w:numPr>
          <w:ilvl w:val="0"/>
          <w:numId w:val="7"/>
        </w:numPr>
        <w:ind w:right="15"/>
        <w:rPr>
          <w:rFonts w:ascii="Times New Roman" w:hAnsi="Times New Roman" w:cs="Times New Roman"/>
          <w:sz w:val="24"/>
          <w:szCs w:val="24"/>
        </w:rPr>
      </w:pPr>
      <w:proofErr w:type="gramStart"/>
      <w:r w:rsidRPr="00BE2142">
        <w:rPr>
          <w:rFonts w:ascii="Times New Roman" w:hAnsi="Times New Roman" w:cs="Times New Roman"/>
          <w:sz w:val="24"/>
          <w:szCs w:val="24"/>
        </w:rPr>
        <w:t>the</w:t>
      </w:r>
      <w:proofErr w:type="gramEnd"/>
      <w:r w:rsidRPr="00BE2142">
        <w:rPr>
          <w:rFonts w:ascii="Times New Roman" w:hAnsi="Times New Roman" w:cs="Times New Roman"/>
          <w:sz w:val="24"/>
          <w:szCs w:val="24"/>
        </w:rPr>
        <w:t xml:space="preserve"> Services are not part of any U.S. government-funded grants or activities undertaken by Company and are not and will not be funded in whole or in part by the U.S. Government or any state. </w:t>
      </w:r>
    </w:p>
    <w:p w14:paraId="1ACF587B"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lastRenderedPageBreak/>
        <w:t xml:space="preserve">  </w:t>
      </w:r>
    </w:p>
    <w:p w14:paraId="1F8216DD" w14:textId="77777777" w:rsidR="00F93A98" w:rsidRPr="00BE2142" w:rsidRDefault="00B818CB" w:rsidP="0080369B">
      <w:pPr>
        <w:spacing w:after="9"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5CB3EE41" w14:textId="77777777" w:rsidR="00F93A98" w:rsidRPr="00BE2142" w:rsidRDefault="00B818CB" w:rsidP="0080369B">
      <w:pPr>
        <w:tabs>
          <w:tab w:val="center" w:pos="906"/>
          <w:tab w:val="center" w:pos="2425"/>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anchor distT="0" distB="0" distL="114300" distR="114300" simplePos="0" relativeHeight="251660288" behindDoc="0" locked="0" layoutInCell="1" allowOverlap="1" wp14:anchorId="25CD3688" wp14:editId="4CB1BC3F">
                <wp:simplePos x="0" y="0"/>
                <wp:positionH relativeFrom="column">
                  <wp:posOffset>187757</wp:posOffset>
                </wp:positionH>
                <wp:positionV relativeFrom="paragraph">
                  <wp:posOffset>142129</wp:posOffset>
                </wp:positionV>
                <wp:extent cx="5947919" cy="22860"/>
                <wp:effectExtent l="0" t="0" r="0" b="0"/>
                <wp:wrapNone/>
                <wp:docPr id="65308" name="Group 65308"/>
                <wp:cNvGraphicFramePr/>
                <a:graphic xmlns:a="http://schemas.openxmlformats.org/drawingml/2006/main">
                  <a:graphicData uri="http://schemas.microsoft.com/office/word/2010/wordprocessingGroup">
                    <wpg:wgp>
                      <wpg:cNvGrpSpPr/>
                      <wpg:grpSpPr>
                        <a:xfrm>
                          <a:off x="0" y="0"/>
                          <a:ext cx="5947919" cy="22860"/>
                          <a:chOff x="0" y="0"/>
                          <a:chExt cx="5947919" cy="22860"/>
                        </a:xfrm>
                      </wpg:grpSpPr>
                      <wps:wsp>
                        <wps:cNvPr id="81654" name="Shape 81654"/>
                        <wps:cNvSpPr/>
                        <wps:spPr>
                          <a:xfrm>
                            <a:off x="932637" y="0"/>
                            <a:ext cx="838505" cy="15239"/>
                          </a:xfrm>
                          <a:custGeom>
                            <a:avLst/>
                            <a:gdLst/>
                            <a:ahLst/>
                            <a:cxnLst/>
                            <a:rect l="0" t="0" r="0" b="0"/>
                            <a:pathLst>
                              <a:path w="838505" h="15239">
                                <a:moveTo>
                                  <a:pt x="0" y="0"/>
                                </a:moveTo>
                                <a:lnTo>
                                  <a:pt x="838505" y="0"/>
                                </a:lnTo>
                                <a:lnTo>
                                  <a:pt x="838505" y="15239"/>
                                </a:lnTo>
                                <a:lnTo>
                                  <a:pt x="0" y="15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55" name="Shape 81655"/>
                        <wps:cNvSpPr/>
                        <wps:spPr>
                          <a:xfrm>
                            <a:off x="0" y="13716"/>
                            <a:ext cx="5947919" cy="9144"/>
                          </a:xfrm>
                          <a:custGeom>
                            <a:avLst/>
                            <a:gdLst/>
                            <a:ahLst/>
                            <a:cxnLst/>
                            <a:rect l="0" t="0" r="0" b="0"/>
                            <a:pathLst>
                              <a:path w="5947919" h="9144">
                                <a:moveTo>
                                  <a:pt x="0" y="0"/>
                                </a:moveTo>
                                <a:lnTo>
                                  <a:pt x="5947919" y="0"/>
                                </a:lnTo>
                                <a:lnTo>
                                  <a:pt x="594791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2642C80" id="Group 65308" o:spid="_x0000_s1026" style="position:absolute;margin-left:14.8pt;margin-top:11.2pt;width:468.35pt;height:1.8pt;z-index:251660288" coordsize="5947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">
                <v:shape id="Shape 81654" o:spid="_x0000_s1027" style="position:absolute;left:9326;width:8385;height:152;visibility:visible;mso-wrap-style:square;v-text-anchor:top" coordsize="838505,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" path="m,l838505,r,15239l,15239,,e" fillcolor="black" stroked="f" strokeweight="0">
                  <v:stroke miterlimit="83231f" joinstyle="miter"/>
                  <v:path arrowok="t" textboxrect="0,0,838505,15239"/>
                </v:shape>
                <v:shape id="Shape 81655" o:spid="_x0000_s1028" style="position:absolute;top:137;width:59479;height:91;visibility:visible;mso-wrap-style:square;v-text-anchor:top" coordsize="5947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" path="m,l5947919,r,9144l,9144,,e" stroked="f" strokeweight="0">
                  <v:stroke miterlimit="83231f" joinstyle="miter"/>
                  <v:path arrowok="t" textboxrect="0,0,5947919,9144"/>
                </v:shape>
              </v:group>
            </w:pict>
          </mc:Fallback>
        </mc:AlternateContent>
      </w: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Section 1</w:t>
      </w:r>
      <w:ins w:id="72" w:author="Kiran Bhutada" w:date="2023-08-28T17:41:00Z">
        <w:r w:rsidR="00EF39F8" w:rsidRPr="00BE2142">
          <w:rPr>
            <w:rFonts w:ascii="Times New Roman" w:hAnsi="Times New Roman" w:cs="Times New Roman"/>
            <w:b/>
            <w:sz w:val="24"/>
            <w:szCs w:val="24"/>
          </w:rPr>
          <w:t>3</w:t>
        </w:r>
      </w:ins>
      <w:del w:id="73" w:author="Kiran Bhutada" w:date="2023-08-28T17:41:00Z">
        <w:r w:rsidRPr="00BE2142" w:rsidDel="00EF39F8">
          <w:rPr>
            <w:rFonts w:ascii="Times New Roman" w:hAnsi="Times New Roman" w:cs="Times New Roman"/>
            <w:b/>
            <w:sz w:val="24"/>
            <w:szCs w:val="24"/>
          </w:rPr>
          <w:delText>2</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t xml:space="preserve">Termination. </w:t>
      </w:r>
    </w:p>
    <w:p w14:paraId="7DC828DF" w14:textId="77777777" w:rsidR="00F93A98" w:rsidRPr="00BE2142" w:rsidRDefault="00B818CB" w:rsidP="0080369B">
      <w:pPr>
        <w:spacing w:after="7"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2D4FD7C" w14:textId="3F233D3E" w:rsidR="00F93A98" w:rsidRPr="00BE2142" w:rsidRDefault="00EF39F8">
      <w:pPr>
        <w:ind w:left="677" w:right="15" w:firstLine="0"/>
        <w:rPr>
          <w:rFonts w:ascii="Times New Roman" w:hAnsi="Times New Roman" w:cs="Times New Roman"/>
          <w:sz w:val="24"/>
          <w:szCs w:val="24"/>
        </w:rPr>
        <w:pPrChange w:id="74" w:author="Kiran Bhutada" w:date="2023-08-28T17:42:00Z">
          <w:pPr>
            <w:numPr>
              <w:ilvl w:val="1"/>
              <w:numId w:val="8"/>
            </w:numPr>
            <w:ind w:left="677" w:right="15"/>
          </w:pPr>
        </w:pPrChange>
      </w:pPr>
      <w:ins w:id="75" w:author="Kiran Bhutada" w:date="2023-08-28T17:42:00Z">
        <w:r w:rsidRPr="00BE2142">
          <w:rPr>
            <w:rFonts w:ascii="Times New Roman" w:hAnsi="Times New Roman" w:cs="Times New Roman"/>
            <w:b/>
            <w:sz w:val="24"/>
            <w:szCs w:val="24"/>
          </w:rPr>
          <w:t xml:space="preserve">13.1 </w:t>
        </w:r>
      </w:ins>
      <w:r w:rsidR="00B818CB" w:rsidRPr="00BE2142">
        <w:rPr>
          <w:rFonts w:ascii="Times New Roman" w:hAnsi="Times New Roman" w:cs="Times New Roman"/>
          <w:b/>
          <w:sz w:val="24"/>
          <w:szCs w:val="24"/>
        </w:rPr>
        <w:t xml:space="preserve">Termination.  </w:t>
      </w:r>
      <w:r w:rsidR="00B818CB" w:rsidRPr="00BE2142">
        <w:rPr>
          <w:rFonts w:ascii="Times New Roman" w:hAnsi="Times New Roman" w:cs="Times New Roman"/>
          <w:sz w:val="24"/>
          <w:szCs w:val="24"/>
        </w:rPr>
        <w:t xml:space="preserve">This Agreement and any Task Orders issued hereunder may be terminated by </w:t>
      </w:r>
      <w:del w:id="76" w:author="Kiran Bhutada" w:date="2023-08-28T17:52:00Z">
        <w:r w:rsidR="00B818CB" w:rsidRPr="00BE2142" w:rsidDel="0037132C">
          <w:rPr>
            <w:rFonts w:ascii="Times New Roman" w:hAnsi="Times New Roman" w:cs="Times New Roman"/>
            <w:sz w:val="24"/>
            <w:szCs w:val="24"/>
          </w:rPr>
          <w:delText>Novartis</w:delText>
        </w:r>
      </w:del>
      <w:ins w:id="77" w:author="Kiran Bhutada" w:date="2023-08-28T17:52:00Z">
        <w:r w:rsidR="0037132C" w:rsidRPr="00BE2142">
          <w:rPr>
            <w:rFonts w:ascii="Times New Roman" w:hAnsi="Times New Roman" w:cs="Times New Roman"/>
            <w:sz w:val="24"/>
            <w:szCs w:val="24"/>
          </w:rPr>
          <w:t>either party</w:t>
        </w:r>
      </w:ins>
      <w:r w:rsidR="00B818CB" w:rsidRPr="00BE2142">
        <w:rPr>
          <w:rFonts w:ascii="Times New Roman" w:hAnsi="Times New Roman" w:cs="Times New Roman"/>
          <w:sz w:val="24"/>
          <w:szCs w:val="24"/>
        </w:rPr>
        <w:t xml:space="preserve"> for any reason upon </w:t>
      </w:r>
      <w:del w:id="78" w:author="Hitesh Agarwal" w:date="2023-08-30T12:30:00Z">
        <w:r w:rsidR="00B818CB" w:rsidRPr="00BE2142" w:rsidDel="00A5712D">
          <w:rPr>
            <w:rFonts w:ascii="Times New Roman" w:hAnsi="Times New Roman" w:cs="Times New Roman"/>
            <w:sz w:val="24"/>
            <w:szCs w:val="24"/>
          </w:rPr>
          <w:delText xml:space="preserve">thirty </w:delText>
        </w:r>
      </w:del>
      <w:ins w:id="79" w:author="Hitesh Agarwal" w:date="2023-08-30T12:30:00Z">
        <w:r w:rsidR="00A5712D" w:rsidRPr="00BE2142">
          <w:rPr>
            <w:rFonts w:ascii="Times New Roman" w:hAnsi="Times New Roman" w:cs="Times New Roman"/>
            <w:sz w:val="24"/>
            <w:szCs w:val="24"/>
          </w:rPr>
          <w:t xml:space="preserve">Ninety </w:t>
        </w:r>
      </w:ins>
      <w:r w:rsidR="00B818CB" w:rsidRPr="00BE2142">
        <w:rPr>
          <w:rFonts w:ascii="Times New Roman" w:hAnsi="Times New Roman" w:cs="Times New Roman"/>
          <w:sz w:val="24"/>
          <w:szCs w:val="24"/>
        </w:rPr>
        <w:t>(</w:t>
      </w:r>
      <w:ins w:id="80" w:author="Hitesh Agarwal" w:date="2023-08-30T12:30:00Z">
        <w:r w:rsidR="00187672" w:rsidRPr="00BE2142">
          <w:rPr>
            <w:rFonts w:ascii="Times New Roman" w:hAnsi="Times New Roman" w:cs="Times New Roman"/>
            <w:sz w:val="24"/>
            <w:szCs w:val="24"/>
          </w:rPr>
          <w:t>90</w:t>
        </w:r>
      </w:ins>
      <w:del w:id="81" w:author="Hitesh Agarwal" w:date="2023-08-30T12:30:00Z">
        <w:r w:rsidR="00B818CB" w:rsidRPr="00BE2142" w:rsidDel="00187672">
          <w:rPr>
            <w:rFonts w:ascii="Times New Roman" w:hAnsi="Times New Roman" w:cs="Times New Roman"/>
            <w:sz w:val="24"/>
            <w:szCs w:val="24"/>
          </w:rPr>
          <w:delText>30</w:delText>
        </w:r>
      </w:del>
      <w:r w:rsidR="00B818CB" w:rsidRPr="00BE2142">
        <w:rPr>
          <w:rFonts w:ascii="Times New Roman" w:hAnsi="Times New Roman" w:cs="Times New Roman"/>
          <w:sz w:val="24"/>
          <w:szCs w:val="24"/>
        </w:rPr>
        <w:t xml:space="preserve">) days’ written notice to </w:t>
      </w:r>
      <w:del w:id="82" w:author="Kiran Bhutada" w:date="2023-08-28T17:52:00Z">
        <w:r w:rsidR="00B818CB" w:rsidRPr="00BE2142" w:rsidDel="0037132C">
          <w:rPr>
            <w:rFonts w:ascii="Times New Roman" w:hAnsi="Times New Roman" w:cs="Times New Roman"/>
            <w:sz w:val="24"/>
            <w:szCs w:val="24"/>
          </w:rPr>
          <w:delText>Company</w:delText>
        </w:r>
      </w:del>
      <w:ins w:id="83" w:author="Kiran Bhutada" w:date="2023-08-28T17:52:00Z">
        <w:r w:rsidR="0037132C" w:rsidRPr="00BE2142">
          <w:rPr>
            <w:rFonts w:ascii="Times New Roman" w:hAnsi="Times New Roman" w:cs="Times New Roman"/>
            <w:sz w:val="24"/>
            <w:szCs w:val="24"/>
          </w:rPr>
          <w:t>the other</w:t>
        </w:r>
      </w:ins>
      <w:del w:id="84" w:author="Kiran Bhutada" w:date="2023-08-28T17:52:00Z">
        <w:r w:rsidR="00B818CB" w:rsidRPr="00BE2142" w:rsidDel="0037132C">
          <w:rPr>
            <w:rFonts w:ascii="Times New Roman" w:hAnsi="Times New Roman" w:cs="Times New Roman"/>
            <w:sz w:val="24"/>
            <w:szCs w:val="24"/>
          </w:rPr>
          <w:delText>.</w:delText>
        </w:r>
      </w:del>
      <w:r w:rsidR="00B818CB" w:rsidRPr="00BE2142">
        <w:rPr>
          <w:rFonts w:ascii="Times New Roman" w:hAnsi="Times New Roman" w:cs="Times New Roman"/>
          <w:sz w:val="24"/>
          <w:szCs w:val="24"/>
        </w:rPr>
        <w:t xml:space="preserve">  If </w:t>
      </w:r>
      <w:r w:rsidR="00B818CB" w:rsidRPr="00BE2142">
        <w:rPr>
          <w:rFonts w:ascii="Times New Roman" w:hAnsi="Times New Roman" w:cs="Times New Roman"/>
          <w:b/>
          <w:sz w:val="24"/>
          <w:szCs w:val="24"/>
        </w:rPr>
        <w:t>(i)</w:t>
      </w:r>
      <w:r w:rsidR="00B818CB" w:rsidRPr="00BE2142">
        <w:rPr>
          <w:rFonts w:ascii="Times New Roman" w:hAnsi="Times New Roman" w:cs="Times New Roman"/>
          <w:sz w:val="24"/>
          <w:szCs w:val="24"/>
        </w:rPr>
        <w:t xml:space="preserve"> either party becomes insolvent or is unable to pay its debts as they become due, or a petition in bankruptcy or for reorganization is filed by or against it, or a receiver is appointed of the whole or any substantial portion of its property; or </w:t>
      </w:r>
      <w:r w:rsidR="00B818CB" w:rsidRPr="00BE2142">
        <w:rPr>
          <w:rFonts w:ascii="Times New Roman" w:hAnsi="Times New Roman" w:cs="Times New Roman"/>
          <w:b/>
          <w:sz w:val="24"/>
          <w:szCs w:val="24"/>
        </w:rPr>
        <w:t>(ii)</w:t>
      </w:r>
      <w:r w:rsidR="00B818CB" w:rsidRPr="00BE2142">
        <w:rPr>
          <w:rFonts w:ascii="Times New Roman" w:hAnsi="Times New Roman" w:cs="Times New Roman"/>
          <w:sz w:val="24"/>
          <w:szCs w:val="24"/>
        </w:rPr>
        <w:t xml:space="preserve"> either party is in breach of its obligations hereunder, which breach remains uncured for </w:t>
      </w:r>
      <w:del w:id="85" w:author="Hitesh Agarwal" w:date="2023-08-30T12:30:00Z">
        <w:r w:rsidR="00B818CB" w:rsidRPr="00BE2142" w:rsidDel="00F1751C">
          <w:rPr>
            <w:rFonts w:ascii="Times New Roman" w:hAnsi="Times New Roman" w:cs="Times New Roman"/>
            <w:sz w:val="24"/>
            <w:szCs w:val="24"/>
          </w:rPr>
          <w:delText xml:space="preserve">fifteen </w:delText>
        </w:r>
      </w:del>
      <w:ins w:id="86" w:author="Hitesh Agarwal" w:date="2023-08-30T12:31:00Z">
        <w:r w:rsidR="00F1751C" w:rsidRPr="00BE2142">
          <w:rPr>
            <w:rFonts w:ascii="Times New Roman" w:hAnsi="Times New Roman" w:cs="Times New Roman"/>
            <w:sz w:val="24"/>
            <w:szCs w:val="24"/>
          </w:rPr>
          <w:t>f</w:t>
        </w:r>
      </w:ins>
      <w:ins w:id="87" w:author="Hitesh Agarwal" w:date="2023-08-30T12:30:00Z">
        <w:r w:rsidR="00F1751C" w:rsidRPr="00BE2142">
          <w:rPr>
            <w:rFonts w:ascii="Times New Roman" w:hAnsi="Times New Roman" w:cs="Times New Roman"/>
            <w:sz w:val="24"/>
            <w:szCs w:val="24"/>
          </w:rPr>
          <w:t xml:space="preserve">orty </w:t>
        </w:r>
      </w:ins>
      <w:ins w:id="88" w:author="Hitesh Agarwal" w:date="2023-08-30T12:31:00Z">
        <w:r w:rsidR="00F1751C" w:rsidRPr="00BE2142">
          <w:rPr>
            <w:rFonts w:ascii="Times New Roman" w:hAnsi="Times New Roman" w:cs="Times New Roman"/>
            <w:sz w:val="24"/>
            <w:szCs w:val="24"/>
          </w:rPr>
          <w:t>five</w:t>
        </w:r>
      </w:ins>
      <w:ins w:id="89" w:author="Hitesh Agarwal" w:date="2023-08-30T12:30:00Z">
        <w:r w:rsidR="00F1751C" w:rsidRPr="00BE2142">
          <w:rPr>
            <w:rFonts w:ascii="Times New Roman" w:hAnsi="Times New Roman" w:cs="Times New Roman"/>
            <w:sz w:val="24"/>
            <w:szCs w:val="24"/>
          </w:rPr>
          <w:t xml:space="preserve"> </w:t>
        </w:r>
      </w:ins>
      <w:r w:rsidR="00B818CB" w:rsidRPr="00BE2142">
        <w:rPr>
          <w:rFonts w:ascii="Times New Roman" w:hAnsi="Times New Roman" w:cs="Times New Roman"/>
          <w:sz w:val="24"/>
          <w:szCs w:val="24"/>
        </w:rPr>
        <w:t>(</w:t>
      </w:r>
      <w:ins w:id="90" w:author="Hitesh Agarwal" w:date="2023-08-30T12:30:00Z">
        <w:r w:rsidR="00F1751C" w:rsidRPr="00BE2142">
          <w:rPr>
            <w:rFonts w:ascii="Times New Roman" w:hAnsi="Times New Roman" w:cs="Times New Roman"/>
            <w:sz w:val="24"/>
            <w:szCs w:val="24"/>
          </w:rPr>
          <w:t>4</w:t>
        </w:r>
      </w:ins>
      <w:del w:id="91" w:author="Hitesh Agarwal" w:date="2023-08-30T12:30:00Z">
        <w:r w:rsidR="00B818CB" w:rsidRPr="00BE2142" w:rsidDel="00F1751C">
          <w:rPr>
            <w:rFonts w:ascii="Times New Roman" w:hAnsi="Times New Roman" w:cs="Times New Roman"/>
            <w:sz w:val="24"/>
            <w:szCs w:val="24"/>
          </w:rPr>
          <w:delText>1</w:delText>
        </w:r>
      </w:del>
      <w:r w:rsidR="00B818CB" w:rsidRPr="00BE2142">
        <w:rPr>
          <w:rFonts w:ascii="Times New Roman" w:hAnsi="Times New Roman" w:cs="Times New Roman"/>
          <w:sz w:val="24"/>
          <w:szCs w:val="24"/>
        </w:rPr>
        <w:t>5) business days following receipt of written notice from the other specifying the breach, then the other party shall have the right to immediately terminate this Agreement, without prejudice to its other rights or remedies, by written notice of such election.</w:t>
      </w:r>
      <w:r w:rsidR="00B818CB" w:rsidRPr="00BE2142">
        <w:rPr>
          <w:rFonts w:ascii="Times New Roman" w:hAnsi="Times New Roman" w:cs="Times New Roman"/>
          <w:b/>
          <w:sz w:val="24"/>
          <w:szCs w:val="24"/>
        </w:rPr>
        <w:t xml:space="preserve"> </w:t>
      </w:r>
    </w:p>
    <w:p w14:paraId="400D24EF"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34EC914" w14:textId="77777777" w:rsidR="00F93A98" w:rsidRPr="00BE2142" w:rsidRDefault="00EF39F8">
      <w:pPr>
        <w:spacing w:after="10" w:line="250" w:lineRule="auto"/>
        <w:ind w:left="677" w:right="15" w:firstLine="0"/>
        <w:rPr>
          <w:rFonts w:ascii="Times New Roman" w:hAnsi="Times New Roman" w:cs="Times New Roman"/>
          <w:sz w:val="24"/>
          <w:szCs w:val="24"/>
        </w:rPr>
        <w:pPrChange w:id="92" w:author="Kiran Bhutada" w:date="2023-08-28T17:42:00Z">
          <w:pPr>
            <w:numPr>
              <w:ilvl w:val="1"/>
              <w:numId w:val="8"/>
            </w:numPr>
            <w:spacing w:after="10" w:line="250" w:lineRule="auto"/>
            <w:ind w:left="677" w:right="15"/>
          </w:pPr>
        </w:pPrChange>
      </w:pPr>
      <w:ins w:id="93" w:author="Kiran Bhutada" w:date="2023-08-28T17:42:00Z">
        <w:r w:rsidRPr="00BE2142">
          <w:rPr>
            <w:rFonts w:ascii="Times New Roman" w:hAnsi="Times New Roman" w:cs="Times New Roman"/>
            <w:b/>
            <w:sz w:val="24"/>
            <w:szCs w:val="24"/>
          </w:rPr>
          <w:t xml:space="preserve">13.2 </w:t>
        </w:r>
      </w:ins>
      <w:r w:rsidR="00B818CB" w:rsidRPr="00BE2142">
        <w:rPr>
          <w:rFonts w:ascii="Times New Roman" w:hAnsi="Times New Roman" w:cs="Times New Roman"/>
          <w:b/>
          <w:sz w:val="24"/>
          <w:szCs w:val="24"/>
        </w:rPr>
        <w:t xml:space="preserve">Additional right of Novartis to terminate with immediate effect.  </w:t>
      </w:r>
    </w:p>
    <w:p w14:paraId="1084F676"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lastRenderedPageBreak/>
        <w:t xml:space="preserve">Notwithstanding Section 12.1, Company agrees that, its failure to comply with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the standards and requirements set out in the Third Party Code;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any other requirements set out in Section 2.6; </w:t>
      </w:r>
      <w:r w:rsidRPr="00BE2142">
        <w:rPr>
          <w:rFonts w:ascii="Times New Roman" w:hAnsi="Times New Roman" w:cs="Times New Roman"/>
          <w:b/>
          <w:sz w:val="24"/>
          <w:szCs w:val="24"/>
        </w:rPr>
        <w:t>(iii)</w:t>
      </w:r>
      <w:r w:rsidRPr="00BE2142">
        <w:rPr>
          <w:rFonts w:ascii="Times New Roman" w:hAnsi="Times New Roman" w:cs="Times New Roman"/>
          <w:sz w:val="24"/>
          <w:szCs w:val="24"/>
        </w:rPr>
        <w:t xml:space="preserve"> any of the following Sections of the Agreement: Sections 2.2, 2.10, 1</w:t>
      </w:r>
      <w:ins w:id="94" w:author="Kiran Bhutada" w:date="2023-08-28T18:07:00Z">
        <w:r w:rsidR="00CD30DD" w:rsidRPr="00BE2142">
          <w:rPr>
            <w:rFonts w:ascii="Times New Roman" w:hAnsi="Times New Roman" w:cs="Times New Roman"/>
            <w:sz w:val="24"/>
            <w:szCs w:val="24"/>
          </w:rPr>
          <w:t>4</w:t>
        </w:r>
      </w:ins>
      <w:del w:id="95" w:author="Kiran Bhutada" w:date="2023-08-28T18:07:00Z">
        <w:r w:rsidRPr="00BE2142" w:rsidDel="00CD30DD">
          <w:rPr>
            <w:rFonts w:ascii="Times New Roman" w:hAnsi="Times New Roman" w:cs="Times New Roman"/>
            <w:sz w:val="24"/>
            <w:szCs w:val="24"/>
          </w:rPr>
          <w:delText>3</w:delText>
        </w:r>
      </w:del>
      <w:r w:rsidRPr="00BE2142">
        <w:rPr>
          <w:rFonts w:ascii="Times New Roman" w:hAnsi="Times New Roman" w:cs="Times New Roman"/>
          <w:sz w:val="24"/>
          <w:szCs w:val="24"/>
        </w:rPr>
        <w:t>.1 and 1</w:t>
      </w:r>
      <w:ins w:id="96" w:author="Kiran Bhutada" w:date="2023-08-28T18:07:00Z">
        <w:r w:rsidR="00CD30DD" w:rsidRPr="00BE2142">
          <w:rPr>
            <w:rFonts w:ascii="Times New Roman" w:hAnsi="Times New Roman" w:cs="Times New Roman"/>
            <w:sz w:val="24"/>
            <w:szCs w:val="24"/>
          </w:rPr>
          <w:t>4</w:t>
        </w:r>
      </w:ins>
      <w:del w:id="97" w:author="Kiran Bhutada" w:date="2023-08-28T18:07:00Z">
        <w:r w:rsidRPr="00BE2142" w:rsidDel="00CD30DD">
          <w:rPr>
            <w:rFonts w:ascii="Times New Roman" w:hAnsi="Times New Roman" w:cs="Times New Roman"/>
            <w:sz w:val="24"/>
            <w:szCs w:val="24"/>
          </w:rPr>
          <w:delText>3</w:delText>
        </w:r>
      </w:del>
      <w:r w:rsidRPr="00BE2142">
        <w:rPr>
          <w:rFonts w:ascii="Times New Roman" w:hAnsi="Times New Roman" w:cs="Times New Roman"/>
          <w:sz w:val="24"/>
          <w:szCs w:val="24"/>
        </w:rPr>
        <w:t xml:space="preserve">.2; or </w:t>
      </w:r>
      <w:r w:rsidRPr="00BE2142">
        <w:rPr>
          <w:rFonts w:ascii="Times New Roman" w:hAnsi="Times New Roman" w:cs="Times New Roman"/>
          <w:b/>
          <w:sz w:val="24"/>
          <w:szCs w:val="24"/>
        </w:rPr>
        <w:t>(iv)</w:t>
      </w:r>
      <w:r w:rsidRPr="00BE2142">
        <w:rPr>
          <w:rFonts w:ascii="Times New Roman" w:hAnsi="Times New Roman" w:cs="Times New Roman"/>
          <w:sz w:val="24"/>
          <w:szCs w:val="24"/>
        </w:rPr>
        <w:t xml:space="preserve"> its obstructing/refusing Novartis’ audit rights as stated in the Third Party Code shall constitute a material breach of the Agreement and entitle Novartis (without limiting any other rights of Novartis) to immediately terminate the Agreement and any Task Order by written notice without compensation. </w:t>
      </w:r>
      <w:r w:rsidRPr="00BE2142">
        <w:rPr>
          <w:rFonts w:ascii="Times New Roman" w:hAnsi="Times New Roman" w:cs="Times New Roman"/>
          <w:b/>
          <w:sz w:val="24"/>
          <w:szCs w:val="24"/>
        </w:rPr>
        <w:t xml:space="preserve"> </w:t>
      </w:r>
    </w:p>
    <w:p w14:paraId="57EFB973" w14:textId="77777777" w:rsidR="00F93A98" w:rsidRPr="00BE2142" w:rsidRDefault="00B818CB" w:rsidP="0080369B">
      <w:pPr>
        <w:spacing w:after="9"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2AA4D8A" w14:textId="77777777" w:rsidR="00F93A98" w:rsidRPr="00BE2142" w:rsidRDefault="00EF39F8">
      <w:pPr>
        <w:ind w:right="15"/>
        <w:rPr>
          <w:rFonts w:ascii="Times New Roman" w:hAnsi="Times New Roman" w:cs="Times New Roman"/>
          <w:sz w:val="24"/>
          <w:szCs w:val="24"/>
        </w:rPr>
        <w:pPrChange w:id="98" w:author="Kiran Bhutada" w:date="2023-08-28T18:03:00Z">
          <w:pPr>
            <w:numPr>
              <w:ilvl w:val="1"/>
              <w:numId w:val="8"/>
            </w:numPr>
            <w:ind w:left="677" w:right="15"/>
          </w:pPr>
        </w:pPrChange>
      </w:pPr>
      <w:ins w:id="99" w:author="Kiran Bhutada" w:date="2023-08-28T17:42:00Z">
        <w:r w:rsidRPr="00BE2142">
          <w:rPr>
            <w:rFonts w:ascii="Times New Roman" w:hAnsi="Times New Roman" w:cs="Times New Roman"/>
            <w:b/>
            <w:sz w:val="24"/>
            <w:szCs w:val="24"/>
          </w:rPr>
          <w:t xml:space="preserve">13.3 </w:t>
        </w:r>
      </w:ins>
      <w:r w:rsidR="00B818CB" w:rsidRPr="00BE2142">
        <w:rPr>
          <w:rFonts w:ascii="Times New Roman" w:hAnsi="Times New Roman" w:cs="Times New Roman"/>
          <w:b/>
          <w:sz w:val="24"/>
          <w:szCs w:val="24"/>
        </w:rPr>
        <w:t>Effect of termination.</w:t>
      </w:r>
      <w:r w:rsidR="00B818CB" w:rsidRPr="00BE2142">
        <w:rPr>
          <w:rFonts w:ascii="Times New Roman" w:hAnsi="Times New Roman" w:cs="Times New Roman"/>
          <w:sz w:val="24"/>
          <w:szCs w:val="24"/>
        </w:rPr>
        <w:t xml:space="preserve">  If this Agreement or any Task Order is terminated, </w:t>
      </w:r>
      <w:r w:rsidR="00B818CB" w:rsidRPr="00BE2142">
        <w:rPr>
          <w:rFonts w:ascii="Times New Roman" w:hAnsi="Times New Roman" w:cs="Times New Roman"/>
          <w:b/>
          <w:sz w:val="24"/>
          <w:szCs w:val="24"/>
        </w:rPr>
        <w:t>(a)</w:t>
      </w:r>
      <w:r w:rsidR="00B818CB" w:rsidRPr="00BE2142">
        <w:rPr>
          <w:rFonts w:ascii="Times New Roman" w:hAnsi="Times New Roman" w:cs="Times New Roman"/>
          <w:sz w:val="24"/>
          <w:szCs w:val="24"/>
        </w:rPr>
        <w:t xml:space="preserve"> </w:t>
      </w:r>
    </w:p>
    <w:p w14:paraId="7A6D7C06" w14:textId="2CB0B62E" w:rsidR="002E3D5B" w:rsidRPr="00BE2142" w:rsidRDefault="00B818CB" w:rsidP="002E3D5B">
      <w:pPr>
        <w:numPr>
          <w:ilvl w:val="0"/>
          <w:numId w:val="27"/>
        </w:numPr>
        <w:spacing w:after="0" w:line="240" w:lineRule="auto"/>
        <w:ind w:right="0"/>
        <w:rPr>
          <w:ins w:id="100" w:author="Kiran Bhutada" w:date="2023-08-28T18:02:00Z"/>
          <w:rFonts w:ascii="Times New Roman" w:eastAsia="Times New Roman" w:hAnsi="Times New Roman" w:cs="Times New Roman"/>
          <w:color w:val="auto"/>
          <w:sz w:val="24"/>
          <w:szCs w:val="24"/>
        </w:rPr>
      </w:pPr>
      <w:r w:rsidRPr="00BE2142">
        <w:rPr>
          <w:rFonts w:ascii="Times New Roman" w:hAnsi="Times New Roman" w:cs="Times New Roman"/>
          <w:sz w:val="24"/>
          <w:szCs w:val="24"/>
        </w:rPr>
        <w:t xml:space="preserve">Company (and its subcontractors, if applicable) will return to Novartis or destroy any Novartis Materials, at Novartis’ election; and </w:t>
      </w: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Company will destroy any Confidential Information in its possession and will cause any subcontractors to destroy such Confidential Information, and will provide written confirmation of such destruction upon Novartis’ written request.  Except for termination due to a reason set out in Section 1</w:t>
      </w:r>
      <w:ins w:id="101" w:author="Kiran Bhutada" w:date="2023-08-28T18:07:00Z">
        <w:r w:rsidR="00CD30DD" w:rsidRPr="00BE2142">
          <w:rPr>
            <w:rFonts w:ascii="Times New Roman" w:hAnsi="Times New Roman" w:cs="Times New Roman"/>
            <w:sz w:val="24"/>
            <w:szCs w:val="24"/>
          </w:rPr>
          <w:t>3</w:t>
        </w:r>
      </w:ins>
      <w:del w:id="102" w:author="Kiran Bhutada" w:date="2023-08-28T18:07:00Z">
        <w:r w:rsidRPr="00BE2142" w:rsidDel="00CD30DD">
          <w:rPr>
            <w:rFonts w:ascii="Times New Roman" w:hAnsi="Times New Roman" w:cs="Times New Roman"/>
            <w:sz w:val="24"/>
            <w:szCs w:val="24"/>
          </w:rPr>
          <w:delText>2</w:delText>
        </w:r>
      </w:del>
      <w:r w:rsidRPr="00BE2142">
        <w:rPr>
          <w:rFonts w:ascii="Times New Roman" w:hAnsi="Times New Roman" w:cs="Times New Roman"/>
          <w:sz w:val="24"/>
          <w:szCs w:val="24"/>
        </w:rPr>
        <w:t>.1 in which case Novartis shall owe Company no further obligation, upon the effective date of termination of this Agreement or Task Order issued hereunder (“</w:t>
      </w:r>
      <w:r w:rsidRPr="00BE2142">
        <w:rPr>
          <w:rFonts w:ascii="Times New Roman" w:hAnsi="Times New Roman" w:cs="Times New Roman"/>
          <w:sz w:val="24"/>
          <w:szCs w:val="24"/>
          <w:u w:val="single" w:color="000000"/>
        </w:rPr>
        <w:t>Termination Date</w:t>
      </w:r>
      <w:r w:rsidRPr="00BE2142">
        <w:rPr>
          <w:rFonts w:ascii="Times New Roman" w:hAnsi="Times New Roman" w:cs="Times New Roman"/>
          <w:sz w:val="24"/>
          <w:szCs w:val="24"/>
        </w:rPr>
        <w:t xml:space="preserve">”), Company shall conduct an accounting </w:t>
      </w:r>
      <w:ins w:id="103" w:author="Hitesh Agarwal" w:date="2023-08-30T11:11:00Z">
        <w:r w:rsidR="001A468B" w:rsidRPr="00BE2142">
          <w:rPr>
            <w:rFonts w:ascii="Times New Roman" w:hAnsi="Times New Roman" w:cs="Times New Roman"/>
            <w:sz w:val="24"/>
            <w:szCs w:val="24"/>
          </w:rPr>
          <w:t xml:space="preserve">reconciliation </w:t>
        </w:r>
        <w:proofErr w:type="gramStart"/>
        <w:r w:rsidR="001A468B" w:rsidRPr="00BE2142">
          <w:rPr>
            <w:rFonts w:ascii="Times New Roman" w:hAnsi="Times New Roman" w:cs="Times New Roman"/>
            <w:sz w:val="24"/>
            <w:szCs w:val="24"/>
          </w:rPr>
          <w:t xml:space="preserve">of  </w:t>
        </w:r>
        <w:r w:rsidR="001A468B" w:rsidRPr="00BE2142">
          <w:rPr>
            <w:rFonts w:ascii="Times New Roman" w:hAnsi="Times New Roman" w:cs="Times New Roman"/>
            <w:sz w:val="24"/>
            <w:szCs w:val="24"/>
          </w:rPr>
          <w:lastRenderedPageBreak/>
          <w:t>invoice</w:t>
        </w:r>
        <w:proofErr w:type="gramEnd"/>
        <w:r w:rsidR="001A468B" w:rsidRPr="00BE2142">
          <w:rPr>
            <w:rFonts w:ascii="Times New Roman" w:hAnsi="Times New Roman" w:cs="Times New Roman"/>
            <w:sz w:val="24"/>
            <w:szCs w:val="24"/>
          </w:rPr>
          <w:t>(s), debit / credit notes issued / received and monies received / paid to or fro</w:t>
        </w:r>
      </w:ins>
      <w:ins w:id="104" w:author="Hitesh Agarwal" w:date="2023-08-30T11:12:00Z">
        <w:r w:rsidR="001A468B" w:rsidRPr="00BE2142">
          <w:rPr>
            <w:rFonts w:ascii="Times New Roman" w:hAnsi="Times New Roman" w:cs="Times New Roman"/>
            <w:sz w:val="24"/>
            <w:szCs w:val="24"/>
          </w:rPr>
          <w:t xml:space="preserve">m Novartis </w:t>
        </w:r>
      </w:ins>
      <w:r w:rsidRPr="00BE2142">
        <w:rPr>
          <w:rFonts w:ascii="Times New Roman" w:hAnsi="Times New Roman" w:cs="Times New Roman"/>
          <w:sz w:val="24"/>
          <w:szCs w:val="24"/>
        </w:rPr>
        <w:t xml:space="preserve">which is subject to verification and approval by Novartis.  </w:t>
      </w:r>
      <w:del w:id="105" w:author="Hitesh Agarwal" w:date="2023-08-30T11:16:00Z">
        <w:r w:rsidRPr="00BE2142" w:rsidDel="00E45636">
          <w:rPr>
            <w:rFonts w:ascii="Times New Roman" w:hAnsi="Times New Roman" w:cs="Times New Roman"/>
            <w:sz w:val="24"/>
            <w:szCs w:val="24"/>
          </w:rPr>
          <w:delText>Novartis shall only be responsible for those reasonable costs incurred by Company up to the Termination Date</w:delText>
        </w:r>
      </w:del>
      <w:r w:rsidRPr="00BE2142">
        <w:rPr>
          <w:rFonts w:ascii="Times New Roman" w:hAnsi="Times New Roman" w:cs="Times New Roman"/>
          <w:sz w:val="24"/>
          <w:szCs w:val="24"/>
        </w:rPr>
        <w:t>.  Company shall take all reasonable steps to mitigate the effects of the termination and to minimize the amount which Novartis may be liable under this Section 1</w:t>
      </w:r>
      <w:ins w:id="106" w:author="Kiran Bhutada" w:date="2023-08-28T18:03:00Z">
        <w:r w:rsidR="002E3D5B" w:rsidRPr="00BE2142">
          <w:rPr>
            <w:rFonts w:ascii="Times New Roman" w:hAnsi="Times New Roman" w:cs="Times New Roman"/>
            <w:sz w:val="24"/>
            <w:szCs w:val="24"/>
          </w:rPr>
          <w:t>3</w:t>
        </w:r>
      </w:ins>
      <w:del w:id="107" w:author="Kiran Bhutada" w:date="2023-08-28T18:03:00Z">
        <w:r w:rsidRPr="00BE2142" w:rsidDel="002E3D5B">
          <w:rPr>
            <w:rFonts w:ascii="Times New Roman" w:hAnsi="Times New Roman" w:cs="Times New Roman"/>
            <w:sz w:val="24"/>
            <w:szCs w:val="24"/>
          </w:rPr>
          <w:delText>2</w:delText>
        </w:r>
      </w:del>
      <w:r w:rsidRPr="00BE2142">
        <w:rPr>
          <w:rFonts w:ascii="Times New Roman" w:hAnsi="Times New Roman" w:cs="Times New Roman"/>
          <w:sz w:val="24"/>
          <w:szCs w:val="24"/>
        </w:rPr>
        <w:t>.3.</w:t>
      </w:r>
      <w:r w:rsidRPr="00BE2142">
        <w:rPr>
          <w:rFonts w:ascii="Times New Roman" w:hAnsi="Times New Roman" w:cs="Times New Roman"/>
          <w:b/>
          <w:sz w:val="24"/>
          <w:szCs w:val="24"/>
        </w:rPr>
        <w:t xml:space="preserve"> </w:t>
      </w:r>
      <w:ins w:id="108" w:author="Kiran Bhutada" w:date="2023-08-28T18:03:00Z">
        <w:r w:rsidR="002E3D5B" w:rsidRPr="00BE2142">
          <w:rPr>
            <w:rFonts w:ascii="Times New Roman" w:hAnsi="Times New Roman" w:cs="Times New Roman"/>
            <w:sz w:val="24"/>
            <w:szCs w:val="24"/>
          </w:rPr>
          <w:t>Company</w:t>
        </w:r>
      </w:ins>
      <w:ins w:id="109" w:author="Kiran Bhutada" w:date="2023-08-28T18:02:00Z">
        <w:r w:rsidR="002E3D5B" w:rsidRPr="00BE2142">
          <w:rPr>
            <w:rFonts w:ascii="Times New Roman" w:eastAsia="Times New Roman" w:hAnsi="Times New Roman" w:cs="Times New Roman"/>
            <w:sz w:val="24"/>
            <w:szCs w:val="24"/>
          </w:rPr>
          <w:t xml:space="preserve"> shall be compensated </w:t>
        </w:r>
      </w:ins>
      <w:ins w:id="110" w:author="Hitesh Agarwal" w:date="2023-08-30T11:12:00Z">
        <w:r w:rsidR="00C24287" w:rsidRPr="00BE2142">
          <w:rPr>
            <w:rFonts w:ascii="Times New Roman" w:eastAsia="Times New Roman" w:hAnsi="Times New Roman" w:cs="Times New Roman"/>
            <w:sz w:val="24"/>
            <w:szCs w:val="24"/>
          </w:rPr>
          <w:t xml:space="preserve">by Novartis </w:t>
        </w:r>
      </w:ins>
      <w:ins w:id="111" w:author="Kiran Bhutada" w:date="2023-08-28T18:02:00Z">
        <w:r w:rsidR="002E3D5B" w:rsidRPr="00BE2142">
          <w:rPr>
            <w:rFonts w:ascii="Times New Roman" w:eastAsia="Times New Roman" w:hAnsi="Times New Roman" w:cs="Times New Roman"/>
            <w:sz w:val="24"/>
            <w:szCs w:val="24"/>
          </w:rPr>
          <w:t xml:space="preserve">for all fees </w:t>
        </w:r>
      </w:ins>
      <w:ins w:id="112" w:author="Hitesh Agarwal" w:date="2023-08-30T11:12:00Z">
        <w:r w:rsidR="00C24287" w:rsidRPr="00BE2142">
          <w:rPr>
            <w:rFonts w:ascii="Times New Roman" w:eastAsia="Times New Roman" w:hAnsi="Times New Roman" w:cs="Times New Roman"/>
            <w:sz w:val="24"/>
            <w:szCs w:val="24"/>
          </w:rPr>
          <w:t xml:space="preserve">for services already completed </w:t>
        </w:r>
      </w:ins>
      <w:ins w:id="113" w:author="Hitesh Agarwal" w:date="2023-08-30T11:15:00Z">
        <w:r w:rsidR="00426FA2" w:rsidRPr="00BE2142">
          <w:rPr>
            <w:rFonts w:ascii="Times New Roman" w:eastAsia="Times New Roman" w:hAnsi="Times New Roman" w:cs="Times New Roman"/>
            <w:sz w:val="24"/>
            <w:szCs w:val="24"/>
          </w:rPr>
          <w:t xml:space="preserve">or ongoing </w:t>
        </w:r>
      </w:ins>
      <w:ins w:id="114" w:author="Kiran Bhutada" w:date="2023-08-28T18:02:00Z">
        <w:r w:rsidR="002E3D5B" w:rsidRPr="00BE2142">
          <w:rPr>
            <w:rFonts w:ascii="Times New Roman" w:eastAsia="Times New Roman" w:hAnsi="Times New Roman" w:cs="Times New Roman"/>
            <w:sz w:val="24"/>
            <w:szCs w:val="24"/>
          </w:rPr>
          <w:t xml:space="preserve">and costs </w:t>
        </w:r>
      </w:ins>
      <w:ins w:id="115" w:author="Hitesh Agarwal" w:date="2023-08-30T11:13:00Z">
        <w:r w:rsidR="00C24287" w:rsidRPr="00BE2142">
          <w:rPr>
            <w:rFonts w:ascii="Times New Roman" w:eastAsia="Times New Roman" w:hAnsi="Times New Roman" w:cs="Times New Roman"/>
            <w:sz w:val="24"/>
            <w:szCs w:val="24"/>
          </w:rPr>
          <w:t xml:space="preserve">incurred including non-cancellable costs </w:t>
        </w:r>
      </w:ins>
      <w:ins w:id="116" w:author="Kiran Bhutada" w:date="2023-08-28T18:02:00Z">
        <w:del w:id="117" w:author="Hitesh Agarwal" w:date="2023-08-30T11:13:00Z">
          <w:r w:rsidR="002E3D5B" w:rsidRPr="00BE2142" w:rsidDel="00C24287">
            <w:rPr>
              <w:rFonts w:ascii="Times New Roman" w:eastAsia="Times New Roman" w:hAnsi="Times New Roman" w:cs="Times New Roman"/>
              <w:sz w:val="24"/>
              <w:szCs w:val="24"/>
            </w:rPr>
            <w:delText xml:space="preserve">due </w:delText>
          </w:r>
        </w:del>
        <w:r w:rsidR="002E3D5B" w:rsidRPr="00BE2142">
          <w:rPr>
            <w:rFonts w:ascii="Times New Roman" w:eastAsia="Times New Roman" w:hAnsi="Times New Roman" w:cs="Times New Roman"/>
            <w:sz w:val="24"/>
            <w:szCs w:val="24"/>
          </w:rPr>
          <w:t>through the date of termination</w:t>
        </w:r>
        <w:del w:id="118" w:author="Hitesh Agarwal" w:date="2023-08-30T11:15:00Z">
          <w:r w:rsidR="002E3D5B" w:rsidRPr="00BE2142" w:rsidDel="000F4312">
            <w:rPr>
              <w:rFonts w:ascii="Times New Roman" w:eastAsia="Times New Roman" w:hAnsi="Times New Roman" w:cs="Times New Roman"/>
              <w:sz w:val="24"/>
              <w:szCs w:val="24"/>
            </w:rPr>
            <w:delText xml:space="preserve"> for Services actually provided through such date</w:delText>
          </w:r>
        </w:del>
        <w:r w:rsidR="002E3D5B" w:rsidRPr="00BE2142">
          <w:rPr>
            <w:rFonts w:ascii="Times New Roman" w:eastAsia="Times New Roman" w:hAnsi="Times New Roman" w:cs="Times New Roman"/>
            <w:sz w:val="24"/>
            <w:szCs w:val="24"/>
          </w:rPr>
          <w:t>, along with any costs incurred towards cancellation of the Services under the relevant SOW or the Agreement.</w:t>
        </w:r>
        <w:del w:id="119" w:author="Hitesh Agarwal" w:date="2023-08-30T11:14:00Z">
          <w:r w:rsidR="002E3D5B" w:rsidRPr="00BE2142" w:rsidDel="001B2B81">
            <w:rPr>
              <w:rFonts w:ascii="Times New Roman" w:eastAsia="Times New Roman" w:hAnsi="Times New Roman" w:cs="Times New Roman"/>
              <w:sz w:val="24"/>
              <w:szCs w:val="24"/>
            </w:rPr>
            <w:delText xml:space="preserve"> </w:delText>
          </w:r>
        </w:del>
      </w:ins>
    </w:p>
    <w:p w14:paraId="553BEAAA" w14:textId="77777777" w:rsidR="00F93A98" w:rsidRPr="00BE2142" w:rsidRDefault="00F93A98" w:rsidP="0080369B">
      <w:pPr>
        <w:ind w:left="309" w:right="15" w:firstLine="0"/>
        <w:rPr>
          <w:rFonts w:ascii="Times New Roman" w:hAnsi="Times New Roman" w:cs="Times New Roman"/>
          <w:sz w:val="24"/>
          <w:szCs w:val="24"/>
        </w:rPr>
      </w:pPr>
    </w:p>
    <w:p w14:paraId="76A65897" w14:textId="77777777" w:rsidR="00F93A98" w:rsidRPr="00BE2142" w:rsidRDefault="00B818CB" w:rsidP="0080369B">
      <w:pPr>
        <w:spacing w:after="9"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6A19B14" w14:textId="77777777" w:rsidR="00F93A98" w:rsidRPr="00BE2142" w:rsidRDefault="00EF39F8">
      <w:pPr>
        <w:ind w:right="15" w:firstLine="0"/>
        <w:rPr>
          <w:rFonts w:ascii="Times New Roman" w:hAnsi="Times New Roman" w:cs="Times New Roman"/>
          <w:sz w:val="24"/>
          <w:szCs w:val="24"/>
        </w:rPr>
        <w:pPrChange w:id="120" w:author="Kiran Bhutada" w:date="2023-08-28T17:42:00Z">
          <w:pPr>
            <w:numPr>
              <w:ilvl w:val="1"/>
              <w:numId w:val="8"/>
            </w:numPr>
            <w:ind w:left="677" w:right="15"/>
          </w:pPr>
        </w:pPrChange>
      </w:pPr>
      <w:ins w:id="121" w:author="Kiran Bhutada" w:date="2023-08-28T17:42:00Z">
        <w:r w:rsidRPr="00BE2142">
          <w:rPr>
            <w:rFonts w:ascii="Times New Roman" w:hAnsi="Times New Roman" w:cs="Times New Roman"/>
            <w:b/>
            <w:sz w:val="24"/>
            <w:szCs w:val="24"/>
          </w:rPr>
          <w:t xml:space="preserve">13.4 </w:t>
        </w:r>
      </w:ins>
      <w:r w:rsidR="00B818CB" w:rsidRPr="00BE2142">
        <w:rPr>
          <w:rFonts w:ascii="Times New Roman" w:hAnsi="Times New Roman" w:cs="Times New Roman"/>
          <w:b/>
          <w:sz w:val="24"/>
          <w:szCs w:val="24"/>
        </w:rPr>
        <w:t xml:space="preserve">Survival.  </w:t>
      </w:r>
      <w:r w:rsidR="00B818CB" w:rsidRPr="00BE2142">
        <w:rPr>
          <w:rFonts w:ascii="Times New Roman" w:hAnsi="Times New Roman" w:cs="Times New Roman"/>
          <w:sz w:val="24"/>
          <w:szCs w:val="24"/>
        </w:rPr>
        <w:t>Any provision of this Agreement that expressly or by implication is intended to come into or continue in force on or after expiration or termination of this Agreement shall remain in full force and effect. In particular, the provisions of Section 2.1 (General Performance), Section 2.2 (General compliance with the law and policies), Section 2.3 (Animal Welfare), Section 2.4 (Laboratory Animals), Section 2.7 (FDA Debarment), Section 2.8 (Material Transfer), Section 2.9 (Biological Materials), Section 6 (Confidentiality), Section 7 (Intellectual Property), Section 8 (Publicity; Marks), Section 9 (Remedies; Indemnification), Section 1</w:t>
      </w:r>
      <w:ins w:id="122" w:author="Kiran Bhutada" w:date="2023-08-28T18:08:00Z">
        <w:r w:rsidR="00CD30DD" w:rsidRPr="00BE2142">
          <w:rPr>
            <w:rFonts w:ascii="Times New Roman" w:hAnsi="Times New Roman" w:cs="Times New Roman"/>
            <w:sz w:val="24"/>
            <w:szCs w:val="24"/>
          </w:rPr>
          <w:t>3</w:t>
        </w:r>
      </w:ins>
      <w:del w:id="123" w:author="Kiran Bhutada" w:date="2023-08-28T18:08:00Z">
        <w:r w:rsidR="00B818CB" w:rsidRPr="00BE2142" w:rsidDel="00CD30DD">
          <w:rPr>
            <w:rFonts w:ascii="Times New Roman" w:hAnsi="Times New Roman" w:cs="Times New Roman"/>
            <w:sz w:val="24"/>
            <w:szCs w:val="24"/>
          </w:rPr>
          <w:delText>2</w:delText>
        </w:r>
      </w:del>
      <w:r w:rsidR="00B818CB" w:rsidRPr="00BE2142">
        <w:rPr>
          <w:rFonts w:ascii="Times New Roman" w:hAnsi="Times New Roman" w:cs="Times New Roman"/>
          <w:sz w:val="24"/>
          <w:szCs w:val="24"/>
        </w:rPr>
        <w:t xml:space="preserve">.3 </w:t>
      </w:r>
    </w:p>
    <w:p w14:paraId="60C742C7"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lastRenderedPageBreak/>
        <w:t>(Effect of Termination), Section 1</w:t>
      </w:r>
      <w:ins w:id="124" w:author="Kiran Bhutada" w:date="2023-08-28T18:08:00Z">
        <w:r w:rsidR="00CD30DD" w:rsidRPr="00BE2142">
          <w:rPr>
            <w:rFonts w:ascii="Times New Roman" w:hAnsi="Times New Roman" w:cs="Times New Roman"/>
            <w:sz w:val="24"/>
            <w:szCs w:val="24"/>
          </w:rPr>
          <w:t>3</w:t>
        </w:r>
      </w:ins>
      <w:del w:id="125" w:author="Kiran Bhutada" w:date="2023-08-28T18:08:00Z">
        <w:r w:rsidRPr="00BE2142" w:rsidDel="00CD30DD">
          <w:rPr>
            <w:rFonts w:ascii="Times New Roman" w:hAnsi="Times New Roman" w:cs="Times New Roman"/>
            <w:sz w:val="24"/>
            <w:szCs w:val="24"/>
          </w:rPr>
          <w:delText>2</w:delText>
        </w:r>
      </w:del>
      <w:r w:rsidRPr="00BE2142">
        <w:rPr>
          <w:rFonts w:ascii="Times New Roman" w:hAnsi="Times New Roman" w:cs="Times New Roman"/>
          <w:sz w:val="24"/>
          <w:szCs w:val="24"/>
        </w:rPr>
        <w:t>.4 (Survival), Section 1</w:t>
      </w:r>
      <w:ins w:id="126" w:author="Kiran Bhutada" w:date="2023-08-28T18:08:00Z">
        <w:r w:rsidR="00CD30DD" w:rsidRPr="00BE2142">
          <w:rPr>
            <w:rFonts w:ascii="Times New Roman" w:hAnsi="Times New Roman" w:cs="Times New Roman"/>
            <w:sz w:val="24"/>
            <w:szCs w:val="24"/>
          </w:rPr>
          <w:t>4</w:t>
        </w:r>
      </w:ins>
      <w:del w:id="127" w:author="Kiran Bhutada" w:date="2023-08-28T18:08:00Z">
        <w:r w:rsidRPr="00BE2142" w:rsidDel="00CD30DD">
          <w:rPr>
            <w:rFonts w:ascii="Times New Roman" w:hAnsi="Times New Roman" w:cs="Times New Roman"/>
            <w:sz w:val="24"/>
            <w:szCs w:val="24"/>
          </w:rPr>
          <w:delText>3</w:delText>
        </w:r>
      </w:del>
      <w:r w:rsidRPr="00BE2142">
        <w:rPr>
          <w:rFonts w:ascii="Times New Roman" w:hAnsi="Times New Roman" w:cs="Times New Roman"/>
          <w:sz w:val="24"/>
          <w:szCs w:val="24"/>
        </w:rPr>
        <w:t>.2 (Assignment), Section 1</w:t>
      </w:r>
      <w:ins w:id="128" w:author="Kiran Bhutada" w:date="2023-08-28T18:08:00Z">
        <w:r w:rsidR="00CD30DD" w:rsidRPr="00BE2142">
          <w:rPr>
            <w:rFonts w:ascii="Times New Roman" w:hAnsi="Times New Roman" w:cs="Times New Roman"/>
            <w:sz w:val="24"/>
            <w:szCs w:val="24"/>
          </w:rPr>
          <w:t>5</w:t>
        </w:r>
      </w:ins>
      <w:del w:id="129" w:author="Kiran Bhutada" w:date="2023-08-28T18:08:00Z">
        <w:r w:rsidRPr="00BE2142" w:rsidDel="00CD30DD">
          <w:rPr>
            <w:rFonts w:ascii="Times New Roman" w:hAnsi="Times New Roman" w:cs="Times New Roman"/>
            <w:sz w:val="24"/>
            <w:szCs w:val="24"/>
          </w:rPr>
          <w:delText>4</w:delText>
        </w:r>
      </w:del>
      <w:r w:rsidRPr="00BE2142">
        <w:rPr>
          <w:rFonts w:ascii="Times New Roman" w:hAnsi="Times New Roman" w:cs="Times New Roman"/>
          <w:sz w:val="24"/>
          <w:szCs w:val="24"/>
        </w:rPr>
        <w:t xml:space="preserve"> (Relationship of the parties), Section 1</w:t>
      </w:r>
      <w:ins w:id="130" w:author="Kiran Bhutada" w:date="2023-08-28T18:08:00Z">
        <w:r w:rsidR="00CD30DD" w:rsidRPr="00BE2142">
          <w:rPr>
            <w:rFonts w:ascii="Times New Roman" w:hAnsi="Times New Roman" w:cs="Times New Roman"/>
            <w:sz w:val="24"/>
            <w:szCs w:val="24"/>
          </w:rPr>
          <w:t>7</w:t>
        </w:r>
      </w:ins>
      <w:del w:id="131" w:author="Kiran Bhutada" w:date="2023-08-28T18:08:00Z">
        <w:r w:rsidRPr="00BE2142" w:rsidDel="00CD30DD">
          <w:rPr>
            <w:rFonts w:ascii="Times New Roman" w:hAnsi="Times New Roman" w:cs="Times New Roman"/>
            <w:sz w:val="24"/>
            <w:szCs w:val="24"/>
          </w:rPr>
          <w:delText>6</w:delText>
        </w:r>
      </w:del>
      <w:r w:rsidRPr="00BE2142">
        <w:rPr>
          <w:rFonts w:ascii="Times New Roman" w:hAnsi="Times New Roman" w:cs="Times New Roman"/>
          <w:sz w:val="24"/>
          <w:szCs w:val="24"/>
        </w:rPr>
        <w:t xml:space="preserve"> (Entire Agreement; Variation, Amendments; Waiver; Severability; Electronic Signatures; Governing Law and Venue), Section 1</w:t>
      </w:r>
      <w:ins w:id="132" w:author="Kiran Bhutada" w:date="2023-08-28T18:08:00Z">
        <w:r w:rsidR="00CD30DD" w:rsidRPr="00BE2142">
          <w:rPr>
            <w:rFonts w:ascii="Times New Roman" w:hAnsi="Times New Roman" w:cs="Times New Roman"/>
            <w:sz w:val="24"/>
            <w:szCs w:val="24"/>
          </w:rPr>
          <w:t>8</w:t>
        </w:r>
      </w:ins>
      <w:del w:id="133" w:author="Kiran Bhutada" w:date="2023-08-28T18:08:00Z">
        <w:r w:rsidRPr="00BE2142" w:rsidDel="00CD30DD">
          <w:rPr>
            <w:rFonts w:ascii="Times New Roman" w:hAnsi="Times New Roman" w:cs="Times New Roman"/>
            <w:sz w:val="24"/>
            <w:szCs w:val="24"/>
          </w:rPr>
          <w:delText>7</w:delText>
        </w:r>
      </w:del>
      <w:r w:rsidRPr="00BE2142">
        <w:rPr>
          <w:rFonts w:ascii="Times New Roman" w:hAnsi="Times New Roman" w:cs="Times New Roman"/>
          <w:sz w:val="24"/>
          <w:szCs w:val="24"/>
        </w:rPr>
        <w:t xml:space="preserve"> (Data Protection), </w:t>
      </w:r>
    </w:p>
    <w:tbl>
      <w:tblPr>
        <w:tblStyle w:val="TableGrid"/>
        <w:tblW w:w="9309" w:type="dxa"/>
        <w:tblInd w:w="324" w:type="dxa"/>
        <w:tblCellMar>
          <w:top w:w="7" w:type="dxa"/>
        </w:tblCellMar>
        <w:tblLook w:val="04A0" w:firstRow="1" w:lastRow="0" w:firstColumn="1" w:lastColumn="0" w:noHBand="0" w:noVBand="1"/>
      </w:tblPr>
      <w:tblGrid>
        <w:gridCol w:w="4280"/>
        <w:gridCol w:w="5029"/>
      </w:tblGrid>
      <w:tr w:rsidR="00F93A98" w:rsidRPr="00BE2142" w14:paraId="27DF3A27" w14:textId="77777777">
        <w:trPr>
          <w:trHeight w:val="252"/>
        </w:trPr>
        <w:tc>
          <w:tcPr>
            <w:tcW w:w="9309" w:type="dxa"/>
            <w:gridSpan w:val="2"/>
            <w:tcBorders>
              <w:top w:val="nil"/>
              <w:left w:val="nil"/>
              <w:bottom w:val="nil"/>
              <w:right w:val="nil"/>
            </w:tcBorders>
            <w:shd w:val="clear" w:color="auto" w:fill="FFFF00"/>
          </w:tcPr>
          <w:p w14:paraId="5759B770" w14:textId="77777777" w:rsidR="00F93A98" w:rsidRPr="00BE2142" w:rsidRDefault="00B818CB" w:rsidP="0080369B">
            <w:pPr>
              <w:spacing w:after="0" w:line="259" w:lineRule="auto"/>
              <w:ind w:right="-1" w:firstLine="0"/>
              <w:rPr>
                <w:rFonts w:ascii="Times New Roman" w:hAnsi="Times New Roman" w:cs="Times New Roman"/>
                <w:sz w:val="24"/>
                <w:szCs w:val="24"/>
              </w:rPr>
            </w:pPr>
            <w:r w:rsidRPr="00BE2142">
              <w:rPr>
                <w:rFonts w:ascii="Times New Roman" w:hAnsi="Times New Roman" w:cs="Times New Roman"/>
                <w:sz w:val="24"/>
                <w:szCs w:val="24"/>
              </w:rPr>
              <w:t>Section 1</w:t>
            </w:r>
            <w:ins w:id="134" w:author="Kiran Bhutada" w:date="2023-08-28T18:09:00Z">
              <w:r w:rsidR="00CD30DD" w:rsidRPr="00BE2142">
                <w:rPr>
                  <w:rFonts w:ascii="Times New Roman" w:hAnsi="Times New Roman" w:cs="Times New Roman"/>
                  <w:sz w:val="24"/>
                  <w:szCs w:val="24"/>
                </w:rPr>
                <w:t>9</w:t>
              </w:r>
            </w:ins>
            <w:del w:id="135" w:author="Kiran Bhutada" w:date="2023-08-28T18:09:00Z">
              <w:r w:rsidRPr="00BE2142" w:rsidDel="00CD30DD">
                <w:rPr>
                  <w:rFonts w:ascii="Times New Roman" w:hAnsi="Times New Roman" w:cs="Times New Roman"/>
                  <w:sz w:val="24"/>
                  <w:szCs w:val="24"/>
                </w:rPr>
                <w:delText>8</w:delText>
              </w:r>
            </w:del>
            <w:r w:rsidRPr="00BE2142">
              <w:rPr>
                <w:rFonts w:ascii="Times New Roman" w:hAnsi="Times New Roman" w:cs="Times New Roman"/>
                <w:sz w:val="24"/>
                <w:szCs w:val="24"/>
              </w:rPr>
              <w:t xml:space="preserve"> (US Health Care Professionals and Teaching Hospitals) and Section </w:t>
            </w:r>
            <w:ins w:id="136" w:author="Kiran Bhutada" w:date="2023-08-28T18:09:00Z">
              <w:r w:rsidR="00CD30DD" w:rsidRPr="00BE2142">
                <w:rPr>
                  <w:rFonts w:ascii="Times New Roman" w:hAnsi="Times New Roman" w:cs="Times New Roman"/>
                  <w:sz w:val="24"/>
                  <w:szCs w:val="24"/>
                </w:rPr>
                <w:t>20</w:t>
              </w:r>
            </w:ins>
            <w:del w:id="137" w:author="Kiran Bhutada" w:date="2023-08-28T18:09:00Z">
              <w:r w:rsidRPr="00BE2142" w:rsidDel="00CD30DD">
                <w:rPr>
                  <w:rFonts w:ascii="Times New Roman" w:hAnsi="Times New Roman" w:cs="Times New Roman"/>
                  <w:sz w:val="24"/>
                  <w:szCs w:val="24"/>
                </w:rPr>
                <w:delText>19</w:delText>
              </w:r>
            </w:del>
            <w:r w:rsidRPr="00BE2142">
              <w:rPr>
                <w:rFonts w:ascii="Times New Roman" w:hAnsi="Times New Roman" w:cs="Times New Roman"/>
                <w:sz w:val="24"/>
                <w:szCs w:val="24"/>
              </w:rPr>
              <w:t xml:space="preserve"> (Information </w:t>
            </w:r>
          </w:p>
        </w:tc>
      </w:tr>
      <w:tr w:rsidR="00F93A98" w:rsidRPr="00BE2142" w14:paraId="02BEF4B3" w14:textId="77777777">
        <w:trPr>
          <w:trHeight w:val="252"/>
        </w:trPr>
        <w:tc>
          <w:tcPr>
            <w:tcW w:w="4280" w:type="dxa"/>
            <w:tcBorders>
              <w:top w:val="nil"/>
              <w:left w:val="nil"/>
              <w:bottom w:val="nil"/>
              <w:right w:val="nil"/>
            </w:tcBorders>
            <w:shd w:val="clear" w:color="auto" w:fill="FFFF00"/>
          </w:tcPr>
          <w:p w14:paraId="39C6A450"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about EFPIA Transparency Requirements)</w:t>
            </w:r>
          </w:p>
        </w:tc>
        <w:tc>
          <w:tcPr>
            <w:tcW w:w="5030" w:type="dxa"/>
            <w:tcBorders>
              <w:top w:val="nil"/>
              <w:left w:val="nil"/>
              <w:bottom w:val="nil"/>
              <w:right w:val="nil"/>
            </w:tcBorders>
          </w:tcPr>
          <w:p w14:paraId="149A691B" w14:textId="77777777" w:rsidR="00F93A98" w:rsidRPr="00BE2142" w:rsidRDefault="00B818CB" w:rsidP="0080369B">
            <w:pPr>
              <w:spacing w:after="0" w:line="259" w:lineRule="auto"/>
              <w:ind w:right="-1" w:firstLine="0"/>
              <w:rPr>
                <w:rFonts w:ascii="Times New Roman" w:hAnsi="Times New Roman" w:cs="Times New Roman"/>
                <w:sz w:val="24"/>
                <w:szCs w:val="24"/>
              </w:rPr>
            </w:pPr>
            <w:r w:rsidRPr="00BE2142">
              <w:rPr>
                <w:rFonts w:ascii="Times New Roman" w:hAnsi="Times New Roman" w:cs="Times New Roman"/>
                <w:sz w:val="24"/>
                <w:szCs w:val="24"/>
              </w:rPr>
              <w:t xml:space="preserve"> shall survive the expiration or termination of this </w:t>
            </w:r>
          </w:p>
        </w:tc>
      </w:tr>
    </w:tbl>
    <w:p w14:paraId="72BE19DE"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Agreement.</w:t>
      </w:r>
      <w:r w:rsidRPr="00BE2142">
        <w:rPr>
          <w:rFonts w:ascii="Times New Roman" w:hAnsi="Times New Roman" w:cs="Times New Roman"/>
          <w:b/>
          <w:sz w:val="24"/>
          <w:szCs w:val="24"/>
        </w:rPr>
        <w:t xml:space="preserve"> </w:t>
      </w:r>
    </w:p>
    <w:p w14:paraId="01F34540"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CB46C82" w14:textId="77777777" w:rsidR="00F93A98" w:rsidRPr="00BE2142" w:rsidRDefault="00B818CB" w:rsidP="0080369B">
      <w:pPr>
        <w:spacing w:after="7"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0B3A346" w14:textId="77777777" w:rsidR="00F93A98" w:rsidRPr="00BE2142" w:rsidRDefault="00B818CB" w:rsidP="0080369B">
      <w:pPr>
        <w:tabs>
          <w:tab w:val="center" w:pos="906"/>
          <w:tab w:val="center" w:pos="3996"/>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anchor distT="0" distB="0" distL="114300" distR="114300" simplePos="0" relativeHeight="251661312" behindDoc="0" locked="0" layoutInCell="1" allowOverlap="1" wp14:anchorId="598FA99B" wp14:editId="776A8EA6">
                <wp:simplePos x="0" y="0"/>
                <wp:positionH relativeFrom="column">
                  <wp:posOffset>187757</wp:posOffset>
                </wp:positionH>
                <wp:positionV relativeFrom="paragraph">
                  <wp:posOffset>142129</wp:posOffset>
                </wp:positionV>
                <wp:extent cx="5947919" cy="22860"/>
                <wp:effectExtent l="0" t="0" r="0" b="0"/>
                <wp:wrapNone/>
                <wp:docPr id="68024" name="Group 68024"/>
                <wp:cNvGraphicFramePr/>
                <a:graphic xmlns:a="http://schemas.openxmlformats.org/drawingml/2006/main">
                  <a:graphicData uri="http://schemas.microsoft.com/office/word/2010/wordprocessingGroup">
                    <wpg:wgp>
                      <wpg:cNvGrpSpPr/>
                      <wpg:grpSpPr>
                        <a:xfrm>
                          <a:off x="0" y="0"/>
                          <a:ext cx="5947919" cy="22860"/>
                          <a:chOff x="0" y="0"/>
                          <a:chExt cx="5947919" cy="22860"/>
                        </a:xfrm>
                      </wpg:grpSpPr>
                      <wps:wsp>
                        <wps:cNvPr id="81658" name="Shape 81658"/>
                        <wps:cNvSpPr/>
                        <wps:spPr>
                          <a:xfrm>
                            <a:off x="932637" y="0"/>
                            <a:ext cx="2835275" cy="15240"/>
                          </a:xfrm>
                          <a:custGeom>
                            <a:avLst/>
                            <a:gdLst/>
                            <a:ahLst/>
                            <a:cxnLst/>
                            <a:rect l="0" t="0" r="0" b="0"/>
                            <a:pathLst>
                              <a:path w="2835275" h="15240">
                                <a:moveTo>
                                  <a:pt x="0" y="0"/>
                                </a:moveTo>
                                <a:lnTo>
                                  <a:pt x="2835275" y="0"/>
                                </a:lnTo>
                                <a:lnTo>
                                  <a:pt x="283527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59" name="Shape 81659"/>
                        <wps:cNvSpPr/>
                        <wps:spPr>
                          <a:xfrm>
                            <a:off x="0" y="13715"/>
                            <a:ext cx="5947919" cy="9144"/>
                          </a:xfrm>
                          <a:custGeom>
                            <a:avLst/>
                            <a:gdLst/>
                            <a:ahLst/>
                            <a:cxnLst/>
                            <a:rect l="0" t="0" r="0" b="0"/>
                            <a:pathLst>
                              <a:path w="5947919" h="9144">
                                <a:moveTo>
                                  <a:pt x="0" y="0"/>
                                </a:moveTo>
                                <a:lnTo>
                                  <a:pt x="5947919" y="0"/>
                                </a:lnTo>
                                <a:lnTo>
                                  <a:pt x="594791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1859245" id="Group 68024" o:spid="_x0000_s1026" style="position:absolute;margin-left:14.8pt;margin-top:11.2pt;width:468.35pt;height:1.8pt;z-index:251661312" coordsize="5947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">
                <v:shape id="Shape 81658" o:spid="_x0000_s1027" style="position:absolute;left:9326;width:28353;height:152;visibility:visible;mso-wrap-style:square;v-text-anchor:top" coordsize="28352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" path="m,l2835275,r,15240l,15240,,e" fillcolor="black" stroked="f" strokeweight="0">
                  <v:stroke miterlimit="83231f" joinstyle="miter"/>
                  <v:path arrowok="t" textboxrect="0,0,2835275,15240"/>
                </v:shape>
                <v:shape id="Shape 81659" o:spid="_x0000_s1028" style="position:absolute;top:137;width:59479;height:91;visibility:visible;mso-wrap-style:square;v-text-anchor:top" coordsize="5947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" path="m,l5947919,r,9144l,9144,,e" stroked="f" strokeweight="0">
                  <v:stroke miterlimit="83231f" joinstyle="miter"/>
                  <v:path arrowok="t" textboxrect="0,0,5947919,9144"/>
                </v:shape>
              </v:group>
            </w:pict>
          </mc:Fallback>
        </mc:AlternateContent>
      </w: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Section 1</w:t>
      </w:r>
      <w:ins w:id="138" w:author="Kiran Bhutada" w:date="2023-08-28T17:43:00Z">
        <w:r w:rsidR="00EF39F8" w:rsidRPr="00BE2142">
          <w:rPr>
            <w:rFonts w:ascii="Times New Roman" w:hAnsi="Times New Roman" w:cs="Times New Roman"/>
            <w:b/>
            <w:sz w:val="24"/>
            <w:szCs w:val="24"/>
          </w:rPr>
          <w:t>4</w:t>
        </w:r>
      </w:ins>
      <w:del w:id="139" w:author="Kiran Bhutada" w:date="2023-08-28T17:43:00Z">
        <w:r w:rsidRPr="00BE2142" w:rsidDel="00EF39F8">
          <w:rPr>
            <w:rFonts w:ascii="Times New Roman" w:hAnsi="Times New Roman" w:cs="Times New Roman"/>
            <w:b/>
            <w:sz w:val="24"/>
            <w:szCs w:val="24"/>
          </w:rPr>
          <w:delText>3</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t xml:space="preserve">Subcontracting; Assignment and Transfer.   </w:t>
      </w:r>
    </w:p>
    <w:p w14:paraId="668BA27F" w14:textId="77777777" w:rsidR="00F93A98" w:rsidRPr="00BE2142" w:rsidRDefault="00B818CB" w:rsidP="0080369B">
      <w:pPr>
        <w:spacing w:after="9"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5E5DBD3" w14:textId="77777777" w:rsidR="00F93A98" w:rsidRPr="00BE2142" w:rsidRDefault="00EF39F8">
      <w:pPr>
        <w:ind w:left="677" w:right="8" w:firstLine="0"/>
        <w:rPr>
          <w:rFonts w:ascii="Times New Roman" w:hAnsi="Times New Roman" w:cs="Times New Roman"/>
          <w:sz w:val="24"/>
          <w:szCs w:val="24"/>
        </w:rPr>
        <w:pPrChange w:id="140" w:author="Kiran Bhutada" w:date="2023-08-28T17:43:00Z">
          <w:pPr>
            <w:numPr>
              <w:ilvl w:val="1"/>
              <w:numId w:val="9"/>
            </w:numPr>
            <w:ind w:left="677" w:right="8"/>
          </w:pPr>
        </w:pPrChange>
      </w:pPr>
      <w:ins w:id="141" w:author="Kiran Bhutada" w:date="2023-08-28T17:43:00Z">
        <w:r w:rsidRPr="00BE2142">
          <w:rPr>
            <w:rFonts w:ascii="Times New Roman" w:hAnsi="Times New Roman" w:cs="Times New Roman"/>
            <w:b/>
            <w:sz w:val="24"/>
            <w:szCs w:val="24"/>
          </w:rPr>
          <w:t xml:space="preserve">14.1 </w:t>
        </w:r>
      </w:ins>
      <w:r w:rsidR="00B818CB" w:rsidRPr="00BE2142">
        <w:rPr>
          <w:rFonts w:ascii="Times New Roman" w:hAnsi="Times New Roman" w:cs="Times New Roman"/>
          <w:b/>
          <w:sz w:val="24"/>
          <w:szCs w:val="24"/>
        </w:rPr>
        <w:t>Subcontracting; Due Diligence; Monitoring.</w:t>
      </w:r>
      <w:r w:rsidR="00B818CB" w:rsidRPr="00BE2142">
        <w:rPr>
          <w:rFonts w:ascii="Times New Roman" w:hAnsi="Times New Roman" w:cs="Times New Roman"/>
          <w:sz w:val="24"/>
          <w:szCs w:val="24"/>
        </w:rPr>
        <w:t xml:space="preserve">  Company is not entitled to sublicense or subcontract any of its obligations under the Agreement without the prior written consent of Novartis. Any such approval shall not relieve Company of its obligations under this Agreement. By entering into the Agreement, Company warrants and represents to Novartis that it has implemented a reasonable and appropriate due diligence process to assess any potential sublicensee/subcontractor, and that such due diligence process has been applied to the sublicensee/subcontractor being the subject of the request to Novartis without any negative findings. In the event </w:t>
      </w:r>
      <w:r w:rsidR="00B818CB" w:rsidRPr="00BE2142">
        <w:rPr>
          <w:rFonts w:ascii="Times New Roman" w:hAnsi="Times New Roman" w:cs="Times New Roman"/>
          <w:sz w:val="24"/>
          <w:szCs w:val="24"/>
        </w:rPr>
        <w:lastRenderedPageBreak/>
        <w:t xml:space="preserve">that Novartis approves any such request: </w:t>
      </w:r>
      <w:r w:rsidR="00B818CB" w:rsidRPr="00BE2142">
        <w:rPr>
          <w:rFonts w:ascii="Times New Roman" w:hAnsi="Times New Roman" w:cs="Times New Roman"/>
          <w:b/>
          <w:sz w:val="24"/>
          <w:szCs w:val="24"/>
        </w:rPr>
        <w:t>(i)</w:t>
      </w:r>
      <w:r w:rsidR="00B818CB" w:rsidRPr="00BE2142">
        <w:rPr>
          <w:rFonts w:ascii="Times New Roman" w:hAnsi="Times New Roman" w:cs="Times New Roman"/>
          <w:sz w:val="24"/>
          <w:szCs w:val="24"/>
        </w:rPr>
        <w:t xml:space="preserve"> Company will remain fully liable for the acts/or omissions of the approved sublicensee/subcontractor and for any breach or nonperformance of the Agreement; </w:t>
      </w:r>
      <w:r w:rsidR="00B818CB" w:rsidRPr="00BE2142">
        <w:rPr>
          <w:rFonts w:ascii="Times New Roman" w:hAnsi="Times New Roman" w:cs="Times New Roman"/>
          <w:b/>
          <w:sz w:val="24"/>
          <w:szCs w:val="24"/>
        </w:rPr>
        <w:t>(ii)</w:t>
      </w:r>
      <w:r w:rsidR="00B818CB" w:rsidRPr="00BE2142">
        <w:rPr>
          <w:rFonts w:ascii="Times New Roman" w:hAnsi="Times New Roman" w:cs="Times New Roman"/>
          <w:sz w:val="24"/>
          <w:szCs w:val="24"/>
        </w:rPr>
        <w:t xml:space="preserve"> Company will include in its subcontracts, with any subcontractor approved pursuant to the Agreement, obligations which are consistent with the relevant obligations from the Agreement; and </w:t>
      </w:r>
      <w:r w:rsidR="00B818CB" w:rsidRPr="00BE2142">
        <w:rPr>
          <w:rFonts w:ascii="Times New Roman" w:hAnsi="Times New Roman" w:cs="Times New Roman"/>
          <w:b/>
          <w:sz w:val="24"/>
          <w:szCs w:val="24"/>
        </w:rPr>
        <w:t>(iii)</w:t>
      </w:r>
      <w:r w:rsidR="00B818CB" w:rsidRPr="00BE2142">
        <w:rPr>
          <w:rFonts w:ascii="Times New Roman" w:hAnsi="Times New Roman" w:cs="Times New Roman"/>
          <w:sz w:val="24"/>
          <w:szCs w:val="24"/>
        </w:rPr>
        <w:t xml:space="preserve"> Company will be exclusively responsible for all costs associated with any such sublicense or subcontract arrangement.  Furthermore, Company undertakes to put in place and maintain for the duration of the Agreement an ongoing monitoring program of any approved subcontractors. In the event where an alert arises as part of the monitoring process, Company will notify Novartis in writing as soon as possible and in any event no later than seven (7) days of the alert having arisen.</w:t>
      </w:r>
      <w:r w:rsidR="00B818CB" w:rsidRPr="00BE2142">
        <w:rPr>
          <w:rFonts w:ascii="Times New Roman" w:hAnsi="Times New Roman" w:cs="Times New Roman"/>
          <w:b/>
          <w:sz w:val="24"/>
          <w:szCs w:val="24"/>
        </w:rPr>
        <w:t xml:space="preserve"> </w:t>
      </w:r>
    </w:p>
    <w:p w14:paraId="2E2EE088" w14:textId="77777777" w:rsidR="00F93A98" w:rsidRPr="00BE2142" w:rsidRDefault="00B818CB" w:rsidP="0080369B">
      <w:pPr>
        <w:spacing w:after="9"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76881B2" w14:textId="77777777" w:rsidR="00F93A98" w:rsidRPr="00BE2142" w:rsidRDefault="00EF39F8">
      <w:pPr>
        <w:spacing w:after="10" w:line="250" w:lineRule="auto"/>
        <w:ind w:left="1387" w:right="8" w:firstLine="0"/>
        <w:rPr>
          <w:rFonts w:ascii="Times New Roman" w:hAnsi="Times New Roman" w:cs="Times New Roman"/>
          <w:sz w:val="24"/>
          <w:szCs w:val="24"/>
        </w:rPr>
        <w:pPrChange w:id="142" w:author="Kiran Bhutada" w:date="2023-08-28T17:43:00Z">
          <w:pPr>
            <w:numPr>
              <w:ilvl w:val="1"/>
              <w:numId w:val="9"/>
            </w:numPr>
            <w:spacing w:after="10" w:line="250" w:lineRule="auto"/>
            <w:ind w:left="677" w:right="8"/>
          </w:pPr>
        </w:pPrChange>
      </w:pPr>
      <w:ins w:id="143" w:author="Kiran Bhutada" w:date="2023-08-28T17:43:00Z">
        <w:r w:rsidRPr="00BE2142">
          <w:rPr>
            <w:rFonts w:ascii="Times New Roman" w:hAnsi="Times New Roman" w:cs="Times New Roman"/>
            <w:b/>
            <w:sz w:val="24"/>
            <w:szCs w:val="24"/>
          </w:rPr>
          <w:t xml:space="preserve">14.2 </w:t>
        </w:r>
      </w:ins>
      <w:r w:rsidR="00B818CB" w:rsidRPr="00BE2142">
        <w:rPr>
          <w:rFonts w:ascii="Times New Roman" w:hAnsi="Times New Roman" w:cs="Times New Roman"/>
          <w:b/>
          <w:sz w:val="24"/>
          <w:szCs w:val="24"/>
        </w:rPr>
        <w:t xml:space="preserve">Assignment.   </w:t>
      </w:r>
    </w:p>
    <w:p w14:paraId="5F445DA8"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CC9E79F" w14:textId="77777777" w:rsidR="00F93A98" w:rsidRPr="00BE2142" w:rsidRDefault="0037132C">
      <w:pPr>
        <w:spacing w:after="5" w:line="249" w:lineRule="auto"/>
        <w:ind w:left="1072" w:right="6" w:firstLine="0"/>
        <w:rPr>
          <w:rFonts w:ascii="Times New Roman" w:hAnsi="Times New Roman" w:cs="Times New Roman"/>
          <w:sz w:val="24"/>
          <w:szCs w:val="24"/>
        </w:rPr>
        <w:pPrChange w:id="144" w:author="Kiran Bhutada" w:date="2023-08-28T17:43:00Z">
          <w:pPr>
            <w:numPr>
              <w:ilvl w:val="2"/>
              <w:numId w:val="10"/>
            </w:numPr>
            <w:spacing w:after="5" w:line="249" w:lineRule="auto"/>
            <w:ind w:left="1072" w:right="6"/>
          </w:pPr>
        </w:pPrChange>
      </w:pPr>
      <w:ins w:id="145" w:author="Kiran Bhutada" w:date="2023-08-28T17:43:00Z">
        <w:r w:rsidRPr="00BE2142">
          <w:rPr>
            <w:rFonts w:ascii="Times New Roman" w:hAnsi="Times New Roman" w:cs="Times New Roman"/>
            <w:sz w:val="24"/>
            <w:szCs w:val="24"/>
          </w:rPr>
          <w:t xml:space="preserve">14.2.1 </w:t>
        </w:r>
      </w:ins>
      <w:r w:rsidR="00B818CB" w:rsidRPr="00BE2142">
        <w:rPr>
          <w:rFonts w:ascii="Times New Roman" w:hAnsi="Times New Roman" w:cs="Times New Roman"/>
          <w:sz w:val="24"/>
          <w:szCs w:val="24"/>
        </w:rPr>
        <w:t>This Agreement will not be assignable without the prior written consent of the other party, which consent may not be unreasonably withheld. Any attempted assignment in contravention of this Section 1</w:t>
      </w:r>
      <w:ins w:id="146" w:author="Kiran Bhutada" w:date="2023-08-28T18:10:00Z">
        <w:r w:rsidR="00CD30DD" w:rsidRPr="00BE2142">
          <w:rPr>
            <w:rFonts w:ascii="Times New Roman" w:hAnsi="Times New Roman" w:cs="Times New Roman"/>
            <w:sz w:val="24"/>
            <w:szCs w:val="24"/>
          </w:rPr>
          <w:t>4</w:t>
        </w:r>
      </w:ins>
      <w:del w:id="147" w:author="Kiran Bhutada" w:date="2023-08-28T18:10:00Z">
        <w:r w:rsidR="00B818CB" w:rsidRPr="00BE2142" w:rsidDel="00CD30DD">
          <w:rPr>
            <w:rFonts w:ascii="Times New Roman" w:hAnsi="Times New Roman" w:cs="Times New Roman"/>
            <w:sz w:val="24"/>
            <w:szCs w:val="24"/>
          </w:rPr>
          <w:delText>3</w:delText>
        </w:r>
      </w:del>
      <w:r w:rsidR="00B818CB" w:rsidRPr="00BE2142">
        <w:rPr>
          <w:rFonts w:ascii="Times New Roman" w:hAnsi="Times New Roman" w:cs="Times New Roman"/>
          <w:sz w:val="24"/>
          <w:szCs w:val="24"/>
        </w:rPr>
        <w:t xml:space="preserve">.2.1 will be null and void. Notwithstanding the foregoing, Novartis </w:t>
      </w:r>
      <w:r w:rsidR="00B818CB" w:rsidRPr="00BE2142">
        <w:rPr>
          <w:rFonts w:ascii="Times New Roman" w:hAnsi="Times New Roman" w:cs="Times New Roman"/>
          <w:sz w:val="24"/>
          <w:szCs w:val="24"/>
        </w:rPr>
        <w:lastRenderedPageBreak/>
        <w:t xml:space="preserve">will have the right, at its sole discretion, without requiring Company’s further written consent (which Company confirms has been given pursuant hereto), to </w:t>
      </w:r>
      <w:r w:rsidR="00B818CB" w:rsidRPr="00BE2142">
        <w:rPr>
          <w:rFonts w:ascii="Times New Roman" w:hAnsi="Times New Roman" w:cs="Times New Roman"/>
          <w:b/>
          <w:sz w:val="24"/>
          <w:szCs w:val="24"/>
        </w:rPr>
        <w:t>(a)</w:t>
      </w:r>
      <w:r w:rsidR="00B818CB" w:rsidRPr="00BE2142">
        <w:rPr>
          <w:rFonts w:ascii="Times New Roman" w:hAnsi="Times New Roman" w:cs="Times New Roman"/>
          <w:sz w:val="24"/>
          <w:szCs w:val="24"/>
        </w:rPr>
        <w:t xml:space="preserve"> assign this Agreement and/or any rights and obligations pertaining thereto (including any part thereof) to any of its Affiliates; and </w:t>
      </w:r>
      <w:r w:rsidR="00B818CB" w:rsidRPr="00BE2142">
        <w:rPr>
          <w:rFonts w:ascii="Times New Roman" w:hAnsi="Times New Roman" w:cs="Times New Roman"/>
          <w:b/>
          <w:sz w:val="24"/>
          <w:szCs w:val="24"/>
        </w:rPr>
        <w:t>(b)</w:t>
      </w:r>
      <w:r w:rsidR="00B818CB" w:rsidRPr="00BE2142">
        <w:rPr>
          <w:rFonts w:ascii="Times New Roman" w:hAnsi="Times New Roman" w:cs="Times New Roman"/>
          <w:sz w:val="24"/>
          <w:szCs w:val="24"/>
        </w:rPr>
        <w:t xml:space="preserve"> assign this Agreement, and/or any rights and obligations pertaining thereto (including any part thereof), in connection with and to the extent related to, any and all forms of divestment and investment (including but not limited to, merger, de-merger, consolidation, reorganization, share sale, asset sale, joint-venture, etc.). For the avoidance of doubt, any (permitted) assignee will assume all obligations and rights of its assignor under this Agreement (or related to the assigned portion in case of a partial assignment). </w:t>
      </w:r>
    </w:p>
    <w:p w14:paraId="48C7A6B0"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E52854E" w14:textId="77777777" w:rsidR="00F93A98" w:rsidRPr="00BE2142" w:rsidRDefault="0037132C">
      <w:pPr>
        <w:spacing w:after="5" w:line="249" w:lineRule="auto"/>
        <w:ind w:left="1782" w:right="6" w:firstLine="0"/>
        <w:rPr>
          <w:rFonts w:ascii="Times New Roman" w:hAnsi="Times New Roman" w:cs="Times New Roman"/>
          <w:sz w:val="24"/>
          <w:szCs w:val="24"/>
        </w:rPr>
        <w:pPrChange w:id="148" w:author="Kiran Bhutada" w:date="2023-08-28T17:43:00Z">
          <w:pPr>
            <w:numPr>
              <w:ilvl w:val="2"/>
              <w:numId w:val="10"/>
            </w:numPr>
            <w:spacing w:after="5" w:line="249" w:lineRule="auto"/>
            <w:ind w:left="1072" w:right="6"/>
          </w:pPr>
        </w:pPrChange>
      </w:pPr>
      <w:ins w:id="149" w:author="Kiran Bhutada" w:date="2023-08-28T17:43:00Z">
        <w:r w:rsidRPr="00BE2142">
          <w:rPr>
            <w:rFonts w:ascii="Times New Roman" w:hAnsi="Times New Roman" w:cs="Times New Roman"/>
            <w:sz w:val="24"/>
            <w:szCs w:val="24"/>
          </w:rPr>
          <w:t xml:space="preserve">14.2.2 </w:t>
        </w:r>
      </w:ins>
      <w:r w:rsidR="00B818CB" w:rsidRPr="00BE2142">
        <w:rPr>
          <w:rFonts w:ascii="Times New Roman" w:hAnsi="Times New Roman" w:cs="Times New Roman"/>
          <w:sz w:val="24"/>
          <w:szCs w:val="24"/>
        </w:rPr>
        <w:t xml:space="preserve">In the event that </w:t>
      </w:r>
      <w:r w:rsidR="00B818CB" w:rsidRPr="00BE2142">
        <w:rPr>
          <w:rFonts w:ascii="Times New Roman" w:hAnsi="Times New Roman" w:cs="Times New Roman"/>
          <w:b/>
          <w:sz w:val="24"/>
          <w:szCs w:val="24"/>
        </w:rPr>
        <w:t>(a)</w:t>
      </w:r>
      <w:r w:rsidR="00B818CB" w:rsidRPr="00BE2142">
        <w:rPr>
          <w:rFonts w:ascii="Times New Roman" w:hAnsi="Times New Roman" w:cs="Times New Roman"/>
          <w:sz w:val="24"/>
          <w:szCs w:val="24"/>
        </w:rPr>
        <w:t xml:space="preserve"> an Affiliate receiving Services no longer meets the definition of an Affiliate due to any and all forms of divestment (including but not limited to, merger, demerger, reorganization, share sale, asset sale, joint-venture, etc.) (“</w:t>
      </w:r>
      <w:r w:rsidR="00B818CB" w:rsidRPr="00BE2142">
        <w:rPr>
          <w:rFonts w:ascii="Times New Roman" w:hAnsi="Times New Roman" w:cs="Times New Roman"/>
          <w:sz w:val="24"/>
          <w:szCs w:val="24"/>
          <w:u w:val="single" w:color="000000"/>
        </w:rPr>
        <w:t>Former Affiliate</w:t>
      </w:r>
      <w:r w:rsidR="00B818CB" w:rsidRPr="00BE2142">
        <w:rPr>
          <w:rFonts w:ascii="Times New Roman" w:hAnsi="Times New Roman" w:cs="Times New Roman"/>
          <w:sz w:val="24"/>
          <w:szCs w:val="24"/>
        </w:rPr>
        <w:t xml:space="preserve">”); or </w:t>
      </w:r>
      <w:r w:rsidR="00B818CB" w:rsidRPr="00BE2142">
        <w:rPr>
          <w:rFonts w:ascii="Times New Roman" w:hAnsi="Times New Roman" w:cs="Times New Roman"/>
          <w:b/>
          <w:sz w:val="24"/>
          <w:szCs w:val="24"/>
        </w:rPr>
        <w:t>(b)</w:t>
      </w:r>
      <w:r w:rsidR="00B818CB" w:rsidRPr="00BE2142">
        <w:rPr>
          <w:rFonts w:ascii="Times New Roman" w:hAnsi="Times New Roman" w:cs="Times New Roman"/>
          <w:sz w:val="24"/>
          <w:szCs w:val="24"/>
        </w:rPr>
        <w:t xml:space="preserve"> an asset related to a Novartis business is transferred and/or sold to a third party buyer (“</w:t>
      </w:r>
      <w:r w:rsidR="00B818CB" w:rsidRPr="00BE2142">
        <w:rPr>
          <w:rFonts w:ascii="Times New Roman" w:hAnsi="Times New Roman" w:cs="Times New Roman"/>
          <w:sz w:val="24"/>
          <w:szCs w:val="24"/>
          <w:u w:val="single" w:color="000000"/>
        </w:rPr>
        <w:t>Buyer</w:t>
      </w:r>
      <w:r w:rsidR="00B818CB" w:rsidRPr="00BE2142">
        <w:rPr>
          <w:rFonts w:ascii="Times New Roman" w:hAnsi="Times New Roman" w:cs="Times New Roman"/>
          <w:sz w:val="24"/>
          <w:szCs w:val="24"/>
        </w:rPr>
        <w:t xml:space="preserve">”), upon request of Novartis, Company will continue and herewith consents to provide the relevant Services to such Former Affiliate or Buyer after the date such entity </w:t>
      </w:r>
      <w:r w:rsidR="00B818CB" w:rsidRPr="00BE2142">
        <w:rPr>
          <w:rFonts w:ascii="Times New Roman" w:hAnsi="Times New Roman" w:cs="Times New Roman"/>
          <w:sz w:val="24"/>
          <w:szCs w:val="24"/>
        </w:rPr>
        <w:lastRenderedPageBreak/>
        <w:t xml:space="preserve">ceases to be an Affiliate or an asset is transferred to a Buyer, for a period requested by Novartis in accordance with Novartis’ respective transitional service or other commitments. The Services provided to such Former Affiliate or Buyer will be provided in accordance with the then current terms and conditions of this Agreement. </w:t>
      </w:r>
    </w:p>
    <w:p w14:paraId="2ED0D33C"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C446CBB" w14:textId="77777777" w:rsidR="00F93A98" w:rsidRPr="00BE2142" w:rsidRDefault="00B818CB" w:rsidP="0080369B">
      <w:pPr>
        <w:spacing w:after="9"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80C03CD" w14:textId="77777777" w:rsidR="00F93A98" w:rsidRPr="00BE2142" w:rsidRDefault="00B818CB" w:rsidP="0080369B">
      <w:pPr>
        <w:tabs>
          <w:tab w:val="center" w:pos="906"/>
          <w:tab w:val="center" w:pos="3177"/>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Section 1</w:t>
      </w:r>
      <w:ins w:id="150" w:author="Kiran Bhutada" w:date="2023-08-28T17:43:00Z">
        <w:r w:rsidR="0037132C" w:rsidRPr="00BE2142">
          <w:rPr>
            <w:rFonts w:ascii="Times New Roman" w:hAnsi="Times New Roman" w:cs="Times New Roman"/>
            <w:b/>
            <w:sz w:val="24"/>
            <w:szCs w:val="24"/>
          </w:rPr>
          <w:t>5</w:t>
        </w:r>
      </w:ins>
      <w:del w:id="151" w:author="Kiran Bhutada" w:date="2023-08-28T17:43:00Z">
        <w:r w:rsidRPr="00BE2142" w:rsidDel="0037132C">
          <w:rPr>
            <w:rFonts w:ascii="Times New Roman" w:hAnsi="Times New Roman" w:cs="Times New Roman"/>
            <w:b/>
            <w:sz w:val="24"/>
            <w:szCs w:val="24"/>
          </w:rPr>
          <w:delText>4</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t>Relationship of the parties</w:t>
      </w:r>
      <w:r w:rsidRPr="00BE2142">
        <w:rPr>
          <w:rFonts w:ascii="Times New Roman" w:hAnsi="Times New Roman" w:cs="Times New Roman"/>
          <w:b/>
          <w:sz w:val="24"/>
          <w:szCs w:val="24"/>
          <w:u w:val="single"/>
        </w:rPr>
        <w:t>.</w:t>
      </w:r>
      <w:r w:rsidRPr="00BE2142">
        <w:rPr>
          <w:rFonts w:ascii="Times New Roman" w:hAnsi="Times New Roman" w:cs="Times New Roman"/>
          <w:b/>
          <w:sz w:val="24"/>
          <w:szCs w:val="24"/>
        </w:rPr>
        <w:t xml:space="preserve">   </w:t>
      </w:r>
    </w:p>
    <w:p w14:paraId="4FFA75FC"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68D2C52"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sz w:val="24"/>
          <w:szCs w:val="24"/>
        </w:rPr>
        <w:t xml:space="preserve">Any Services performed by Company for Novartis under this Agreement are to be performed by Company in Company’s capacity as an independent contractor. Neither Company nor its directors, employees, agents or representatives are employees of Novartis.  Company retains the sole right to hire, discipline, evaluate and terminate its own employees and to set their hours, wages and terms and conditions of employment in accordance with law and Company’s obligations herein.  All income, employment and other similar taxes required to be withheld and/or paid with respect to all Services provided hereunder will be timely paid by Company directly to the appropriate governmental agency. The employees, representatives or agents of Company are not entitled to </w:t>
      </w:r>
      <w:r w:rsidRPr="00BE2142">
        <w:rPr>
          <w:rFonts w:ascii="Times New Roman" w:hAnsi="Times New Roman" w:cs="Times New Roman"/>
          <w:sz w:val="24"/>
          <w:szCs w:val="24"/>
        </w:rPr>
        <w:lastRenderedPageBreak/>
        <w:t xml:space="preserve">and will not receive from Novartis in connection with the Services, any benefits normally provided by Novartis to its employees.  Company shall defend, indemnify and hold Novartis harmless against any claim that Novartis is jointly or severally liable or obligated to Company’s employees, agents, employees' representative, a benefit plan or any governmental fund or entity on the basis of a statute, regulation or other legal obligation relating to employment rights. </w:t>
      </w:r>
    </w:p>
    <w:p w14:paraId="00EA3596"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4166F4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BB77140" w14:textId="77777777" w:rsidR="00F93A98" w:rsidRPr="00BE2142" w:rsidRDefault="00B818CB" w:rsidP="00EF39F8">
      <w:pPr>
        <w:tabs>
          <w:tab w:val="center" w:pos="906"/>
          <w:tab w:val="center" w:pos="2194"/>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Section 1</w:t>
      </w:r>
      <w:ins w:id="152" w:author="Kiran Bhutada" w:date="2023-08-28T17:43:00Z">
        <w:r w:rsidR="0037132C" w:rsidRPr="00BE2142">
          <w:rPr>
            <w:rFonts w:ascii="Times New Roman" w:hAnsi="Times New Roman" w:cs="Times New Roman"/>
            <w:b/>
            <w:sz w:val="24"/>
            <w:szCs w:val="24"/>
          </w:rPr>
          <w:t>6</w:t>
        </w:r>
      </w:ins>
      <w:del w:id="153" w:author="Kiran Bhutada" w:date="2023-08-28T17:43:00Z">
        <w:r w:rsidRPr="00BE2142" w:rsidDel="0037132C">
          <w:rPr>
            <w:rFonts w:ascii="Times New Roman" w:hAnsi="Times New Roman" w:cs="Times New Roman"/>
            <w:b/>
            <w:sz w:val="24"/>
            <w:szCs w:val="24"/>
          </w:rPr>
          <w:delText>5</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rPr>
        <w:t>Notices.</w:t>
      </w:r>
      <w:r w:rsidRPr="00BE2142">
        <w:rPr>
          <w:rFonts w:ascii="Times New Roman" w:hAnsi="Times New Roman" w:cs="Times New Roman"/>
          <w:b/>
          <w:sz w:val="24"/>
          <w:szCs w:val="24"/>
        </w:rPr>
        <w:t xml:space="preserve">  </w:t>
      </w:r>
    </w:p>
    <w:p w14:paraId="278078A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6A1A372"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sz w:val="24"/>
          <w:szCs w:val="24"/>
        </w:rPr>
        <w:t xml:space="preserve">All notices required or permitted hereunder shall be given in writing and mailed postage prepaid by certified or registered mail or sent by a nationally recognized courier service, or hand delivered at the following addresses: </w:t>
      </w:r>
    </w:p>
    <w:p w14:paraId="0207FACC" w14:textId="77777777" w:rsidR="00F93A98" w:rsidRPr="00BE2142" w:rsidRDefault="00B818CB" w:rsidP="0080369B">
      <w:pPr>
        <w:spacing w:after="9"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72D284C"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To Novartis:   </w:t>
      </w:r>
    </w:p>
    <w:p w14:paraId="6A6FAA53" w14:textId="77777777" w:rsidR="00F93A98" w:rsidRPr="00BE2142" w:rsidRDefault="00B818CB" w:rsidP="0080369B">
      <w:pPr>
        <w:spacing w:after="7"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8E62442" w14:textId="77777777" w:rsidR="00F93A98" w:rsidRPr="00BE2142" w:rsidRDefault="00B818CB" w:rsidP="0080369B">
      <w:pPr>
        <w:ind w:left="1743" w:right="15" w:firstLine="0"/>
        <w:rPr>
          <w:rFonts w:ascii="Times New Roman" w:hAnsi="Times New Roman" w:cs="Times New Roman"/>
          <w:sz w:val="24"/>
          <w:szCs w:val="24"/>
        </w:rPr>
      </w:pPr>
      <w:r w:rsidRPr="00BE2142">
        <w:rPr>
          <w:rFonts w:ascii="Times New Roman" w:hAnsi="Times New Roman" w:cs="Times New Roman"/>
          <w:sz w:val="24"/>
          <w:szCs w:val="24"/>
        </w:rPr>
        <w:t xml:space="preserve">Novartis Pharma AG </w:t>
      </w:r>
    </w:p>
    <w:p w14:paraId="1009DB09" w14:textId="77777777" w:rsidR="00F93A98" w:rsidRPr="00BE2142" w:rsidRDefault="00B818CB" w:rsidP="0080369B">
      <w:pPr>
        <w:ind w:left="1743" w:right="15" w:firstLine="0"/>
        <w:rPr>
          <w:rFonts w:ascii="Times New Roman" w:hAnsi="Times New Roman" w:cs="Times New Roman"/>
          <w:sz w:val="24"/>
          <w:szCs w:val="24"/>
        </w:rPr>
      </w:pPr>
      <w:r w:rsidRPr="00BE2142">
        <w:rPr>
          <w:rFonts w:ascii="Times New Roman" w:hAnsi="Times New Roman" w:cs="Times New Roman"/>
          <w:sz w:val="24"/>
          <w:szCs w:val="24"/>
        </w:rPr>
        <w:lastRenderedPageBreak/>
        <w:t xml:space="preserve">Lichtstrasse 35 </w:t>
      </w:r>
    </w:p>
    <w:p w14:paraId="6524A0B0" w14:textId="77777777" w:rsidR="00F93A98" w:rsidRPr="00BE2142" w:rsidRDefault="00B818CB" w:rsidP="0080369B">
      <w:pPr>
        <w:ind w:left="1743" w:right="15" w:firstLine="0"/>
        <w:rPr>
          <w:rFonts w:ascii="Times New Roman" w:hAnsi="Times New Roman" w:cs="Times New Roman"/>
          <w:sz w:val="24"/>
          <w:szCs w:val="24"/>
        </w:rPr>
      </w:pPr>
      <w:r w:rsidRPr="00BE2142">
        <w:rPr>
          <w:rFonts w:ascii="Times New Roman" w:hAnsi="Times New Roman" w:cs="Times New Roman"/>
          <w:sz w:val="24"/>
          <w:szCs w:val="24"/>
        </w:rPr>
        <w:t xml:space="preserve">4056 Basel </w:t>
      </w:r>
    </w:p>
    <w:p w14:paraId="49357786" w14:textId="77777777" w:rsidR="00F93A98" w:rsidRPr="00BE2142" w:rsidRDefault="00B818CB" w:rsidP="0080369B">
      <w:pPr>
        <w:ind w:left="1743" w:right="15" w:firstLine="0"/>
        <w:rPr>
          <w:rFonts w:ascii="Times New Roman" w:hAnsi="Times New Roman" w:cs="Times New Roman"/>
          <w:sz w:val="24"/>
          <w:szCs w:val="24"/>
        </w:rPr>
      </w:pPr>
      <w:r w:rsidRPr="00BE2142">
        <w:rPr>
          <w:rFonts w:ascii="Times New Roman" w:hAnsi="Times New Roman" w:cs="Times New Roman"/>
          <w:sz w:val="24"/>
          <w:szCs w:val="24"/>
        </w:rPr>
        <w:t xml:space="preserve">Switzerland   </w:t>
      </w:r>
    </w:p>
    <w:p w14:paraId="233725A0" w14:textId="77777777" w:rsidR="00F93A98" w:rsidRPr="00BE2142" w:rsidRDefault="00B818CB" w:rsidP="0080369B">
      <w:pPr>
        <w:ind w:left="1743" w:right="15" w:firstLine="0"/>
        <w:rPr>
          <w:rFonts w:ascii="Times New Roman" w:hAnsi="Times New Roman" w:cs="Times New Roman"/>
          <w:sz w:val="24"/>
          <w:szCs w:val="24"/>
        </w:rPr>
      </w:pPr>
      <w:r w:rsidRPr="00BE2142">
        <w:rPr>
          <w:rFonts w:ascii="Times New Roman" w:hAnsi="Times New Roman" w:cs="Times New Roman"/>
          <w:sz w:val="24"/>
          <w:szCs w:val="24"/>
        </w:rPr>
        <w:t xml:space="preserve">Attention:  Head NIBR General Legal Europe </w:t>
      </w:r>
    </w:p>
    <w:p w14:paraId="15AB2BB7"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2B8D4FC" w14:textId="77777777" w:rsidR="00F93A98" w:rsidRPr="00BE2142" w:rsidRDefault="00B818CB" w:rsidP="0080369B">
      <w:pPr>
        <w:spacing w:after="37" w:line="259" w:lineRule="auto"/>
        <w:ind w:left="324" w:right="0" w:firstLine="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inline distT="0" distB="0" distL="0" distR="0" wp14:anchorId="4DEF735C" wp14:editId="76297067">
                <wp:extent cx="6129758" cy="1397204"/>
                <wp:effectExtent l="0" t="0" r="0" b="0"/>
                <wp:docPr id="66165" name="Group 66165"/>
                <wp:cNvGraphicFramePr/>
                <a:graphic xmlns:a="http://schemas.openxmlformats.org/drawingml/2006/main">
                  <a:graphicData uri="http://schemas.microsoft.com/office/word/2010/wordprocessingGroup">
                    <wpg:wgp>
                      <wpg:cNvGrpSpPr/>
                      <wpg:grpSpPr>
                        <a:xfrm>
                          <a:off x="0" y="0"/>
                          <a:ext cx="6129758" cy="1397204"/>
                          <a:chOff x="0" y="0"/>
                          <a:chExt cx="6129758" cy="864370"/>
                        </a:xfrm>
                      </wpg:grpSpPr>
                      <wps:wsp>
                        <wps:cNvPr id="81670" name="Shape 81670"/>
                        <wps:cNvSpPr/>
                        <wps:spPr>
                          <a:xfrm>
                            <a:off x="0" y="0"/>
                            <a:ext cx="914400" cy="160020"/>
                          </a:xfrm>
                          <a:custGeom>
                            <a:avLst/>
                            <a:gdLst/>
                            <a:ahLst/>
                            <a:cxnLst/>
                            <a:rect l="0" t="0" r="0" b="0"/>
                            <a:pathLst>
                              <a:path w="914400" h="160020">
                                <a:moveTo>
                                  <a:pt x="0" y="0"/>
                                </a:moveTo>
                                <a:lnTo>
                                  <a:pt x="914400" y="0"/>
                                </a:lnTo>
                                <a:lnTo>
                                  <a:pt x="914400"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6697" name="Rectangle 6697"/>
                        <wps:cNvSpPr/>
                        <wps:spPr>
                          <a:xfrm>
                            <a:off x="0" y="4175"/>
                            <a:ext cx="268569" cy="207922"/>
                          </a:xfrm>
                          <a:prstGeom prst="rect">
                            <a:avLst/>
                          </a:prstGeom>
                          <a:ln>
                            <a:noFill/>
                          </a:ln>
                        </wps:spPr>
                        <wps:txbx>
                          <w:txbxContent>
                            <w:p w14:paraId="22783E05" w14:textId="77777777" w:rsidR="00B818CB" w:rsidRPr="002E3D5B" w:rsidRDefault="00B818CB">
                              <w:pPr>
                                <w:spacing w:after="160" w:line="259" w:lineRule="auto"/>
                                <w:ind w:right="0" w:firstLine="0"/>
                                <w:jc w:val="left"/>
                                <w:rPr>
                                  <w:rFonts w:ascii="Times New Roman" w:hAnsi="Times New Roman" w:cs="Times New Roman"/>
                                  <w:sz w:val="24"/>
                                  <w:szCs w:val="24"/>
                                </w:rPr>
                              </w:pPr>
                              <w:r w:rsidRPr="002E3D5B">
                                <w:rPr>
                                  <w:rFonts w:ascii="Times New Roman" w:hAnsi="Times New Roman" w:cs="Times New Roman"/>
                                  <w:sz w:val="24"/>
                                  <w:szCs w:val="24"/>
                                </w:rPr>
                                <w:t xml:space="preserve">To </w:t>
                              </w:r>
                            </w:p>
                          </w:txbxContent>
                        </wps:txbx>
                        <wps:bodyPr horzOverflow="overflow" vert="horz" lIns="0" tIns="0" rIns="0" bIns="0" rtlCol="0">
                          <a:noAutofit/>
                        </wps:bodyPr>
                      </wps:wsp>
                      <wps:wsp>
                        <wps:cNvPr id="6698" name="Rectangle 6698"/>
                        <wps:cNvSpPr/>
                        <wps:spPr>
                          <a:xfrm>
                            <a:off x="202692" y="4175"/>
                            <a:ext cx="898786" cy="207922"/>
                          </a:xfrm>
                          <a:prstGeom prst="rect">
                            <a:avLst/>
                          </a:prstGeom>
                          <a:ln>
                            <a:noFill/>
                          </a:ln>
                        </wps:spPr>
                        <wps:txbx>
                          <w:txbxContent>
                            <w:p w14:paraId="0957C019" w14:textId="77777777" w:rsidR="00B818CB" w:rsidRPr="002E3D5B" w:rsidRDefault="00B818CB">
                              <w:pPr>
                                <w:spacing w:after="160" w:line="259" w:lineRule="auto"/>
                                <w:ind w:right="0" w:firstLine="0"/>
                                <w:jc w:val="left"/>
                                <w:rPr>
                                  <w:rFonts w:ascii="Times New Roman" w:hAnsi="Times New Roman" w:cs="Times New Roman"/>
                                  <w:sz w:val="24"/>
                                  <w:szCs w:val="24"/>
                                </w:rPr>
                              </w:pPr>
                              <w:r w:rsidRPr="002E3D5B">
                                <w:rPr>
                                  <w:rFonts w:ascii="Times New Roman" w:hAnsi="Times New Roman" w:cs="Times New Roman"/>
                                  <w:sz w:val="24"/>
                                  <w:szCs w:val="24"/>
                                </w:rPr>
                                <w:t xml:space="preserve">Company: </w:t>
                              </w:r>
                            </w:p>
                          </w:txbxContent>
                        </wps:txbx>
                        <wps:bodyPr horzOverflow="overflow" vert="horz" lIns="0" tIns="0" rIns="0" bIns="0" rtlCol="0">
                          <a:noAutofit/>
                        </wps:bodyPr>
                      </wps:wsp>
                      <wps:wsp>
                        <wps:cNvPr id="6699" name="Rectangle 6699"/>
                        <wps:cNvSpPr/>
                        <wps:spPr>
                          <a:xfrm>
                            <a:off x="1550130" y="159973"/>
                            <a:ext cx="4579628" cy="704163"/>
                          </a:xfrm>
                          <a:prstGeom prst="rect">
                            <a:avLst/>
                          </a:prstGeom>
                          <a:ln>
                            <a:noFill/>
                          </a:ln>
                        </wps:spPr>
                        <wps:txbx>
                          <w:txbxContent>
                            <w:p w14:paraId="41065A1A" w14:textId="77777777" w:rsidR="002E3D5B" w:rsidRPr="002E3D5B" w:rsidRDefault="002E3D5B">
                              <w:pPr>
                                <w:spacing w:after="160" w:line="259" w:lineRule="auto"/>
                                <w:ind w:right="0" w:firstLine="0"/>
                                <w:jc w:val="left"/>
                                <w:rPr>
                                  <w:ins w:id="154" w:author="Kiran Bhutada" w:date="2023-08-28T17:58:00Z"/>
                                  <w:rFonts w:ascii="Times New Roman" w:hAnsi="Times New Roman" w:cs="Times New Roman"/>
                                  <w:sz w:val="24"/>
                                  <w:szCs w:val="24"/>
                                </w:rPr>
                              </w:pPr>
                              <w:ins w:id="155" w:author="Kiran Bhutada" w:date="2023-08-28T17:59:00Z">
                                <w:r w:rsidRPr="002E3D5B">
                                  <w:rPr>
                                    <w:rFonts w:ascii="Times New Roman" w:hAnsi="Times New Roman" w:cs="Times New Roman"/>
                                    <w:sz w:val="24"/>
                                    <w:szCs w:val="24"/>
                                  </w:rPr>
                                  <w:t>Aurigene Pharmaceutical Services Limited</w:t>
                                </w:r>
                              </w:ins>
                              <w:r w:rsidR="00B818CB" w:rsidRPr="002E3D5B">
                                <w:rPr>
                                  <w:rFonts w:ascii="Times New Roman" w:hAnsi="Times New Roman" w:cs="Times New Roman"/>
                                  <w:sz w:val="24"/>
                                  <w:szCs w:val="24"/>
                                </w:rPr>
                                <w:t xml:space="preserve"> </w:t>
                              </w:r>
                            </w:p>
                            <w:p w14:paraId="2BBB7508" w14:textId="77777777" w:rsidR="002E3D5B" w:rsidRPr="002E3D5B" w:rsidRDefault="002E3D5B">
                              <w:pPr>
                                <w:spacing w:after="160" w:line="259" w:lineRule="auto"/>
                                <w:ind w:right="0" w:firstLine="0"/>
                                <w:jc w:val="left"/>
                                <w:rPr>
                                  <w:ins w:id="156" w:author="Kiran Bhutada" w:date="2023-08-28T17:58:00Z"/>
                                  <w:rStyle w:val="StyleArial1"/>
                                  <w:rFonts w:ascii="Times New Roman" w:hAnsi="Times New Roman" w:cs="Times New Roman"/>
                                  <w:b w:val="0"/>
                                  <w:sz w:val="24"/>
                                  <w:szCs w:val="24"/>
                                </w:rPr>
                              </w:pPr>
                              <w:ins w:id="157" w:author="Kiran Bhutada" w:date="2023-08-28T17:58:00Z">
                                <w:r w:rsidRPr="002E3D5B">
                                  <w:rPr>
                                    <w:rStyle w:val="StyleArial1"/>
                                    <w:rFonts w:ascii="Times New Roman" w:hAnsi="Times New Roman" w:cs="Times New Roman"/>
                                    <w:b w:val="0"/>
                                    <w:sz w:val="24"/>
                                    <w:szCs w:val="24"/>
                                  </w:rPr>
                                  <w:t xml:space="preserve">39-40, KIADB Industrial Area, Electronic City Phase-II, </w:t>
                                </w:r>
                              </w:ins>
                            </w:p>
                            <w:p w14:paraId="518588B9" w14:textId="77777777" w:rsidR="00B818CB" w:rsidRPr="002E3D5B" w:rsidRDefault="002E3D5B">
                              <w:pPr>
                                <w:spacing w:after="160" w:line="259" w:lineRule="auto"/>
                                <w:ind w:right="0" w:firstLine="0"/>
                                <w:jc w:val="left"/>
                                <w:rPr>
                                  <w:rFonts w:ascii="Times New Roman" w:hAnsi="Times New Roman" w:cs="Times New Roman"/>
                                  <w:sz w:val="24"/>
                                  <w:szCs w:val="24"/>
                                </w:rPr>
                              </w:pPr>
                              <w:ins w:id="158" w:author="Kiran Bhutada" w:date="2023-08-28T17:58:00Z">
                                <w:r w:rsidRPr="002E3D5B">
                                  <w:rPr>
                                    <w:rStyle w:val="StyleArial1"/>
                                    <w:rFonts w:ascii="Times New Roman" w:hAnsi="Times New Roman" w:cs="Times New Roman"/>
                                    <w:b w:val="0"/>
                                    <w:sz w:val="24"/>
                                    <w:szCs w:val="24"/>
                                  </w:rPr>
                                  <w:t>Hosur Road, Bangalore - 560100, India</w:t>
                                </w:r>
                              </w:ins>
                            </w:p>
                          </w:txbxContent>
                        </wps:txbx>
                        <wps:bodyPr horzOverflow="overflow" vert="horz" lIns="0" tIns="0" rIns="0" bIns="0" rtlCol="0">
                          <a:noAutofit/>
                        </wps:bodyPr>
                      </wps:wsp>
                      <wps:wsp>
                        <wps:cNvPr id="6700" name="Rectangle 6700"/>
                        <wps:cNvSpPr/>
                        <wps:spPr>
                          <a:xfrm>
                            <a:off x="914349" y="4175"/>
                            <a:ext cx="207735" cy="207922"/>
                          </a:xfrm>
                          <a:prstGeom prst="rect">
                            <a:avLst/>
                          </a:prstGeom>
                          <a:ln>
                            <a:noFill/>
                          </a:ln>
                        </wps:spPr>
                        <wps:txbx>
                          <w:txbxContent>
                            <w:p w14:paraId="116A242B" w14:textId="77777777" w:rsidR="00B818CB" w:rsidRDefault="00B818CB">
                              <w:pPr>
                                <w:spacing w:after="160" w:line="259" w:lineRule="auto"/>
                                <w:ind w:right="0" w:firstLine="0"/>
                                <w:jc w:val="left"/>
                              </w:pPr>
                              <w:r>
                                <w:t xml:space="preserve">    </w:t>
                              </w:r>
                            </w:p>
                          </w:txbxContent>
                        </wps:txbx>
                        <wps:bodyPr horzOverflow="overflow" vert="horz" lIns="0" tIns="0" rIns="0" bIns="0" rtlCol="0">
                          <a:noAutofit/>
                        </wps:bodyPr>
                      </wps:wsp>
                      <wps:wsp>
                        <wps:cNvPr id="6701" name="Rectangle 6701"/>
                        <wps:cNvSpPr/>
                        <wps:spPr>
                          <a:xfrm>
                            <a:off x="1069797" y="4175"/>
                            <a:ext cx="51809" cy="207922"/>
                          </a:xfrm>
                          <a:prstGeom prst="rect">
                            <a:avLst/>
                          </a:prstGeom>
                          <a:ln>
                            <a:noFill/>
                          </a:ln>
                        </wps:spPr>
                        <wps:txbx>
                          <w:txbxContent>
                            <w:p w14:paraId="2DAC82E9" w14:textId="77777777" w:rsidR="00B818CB" w:rsidRDefault="00B818CB">
                              <w:pPr>
                                <w:spacing w:after="160" w:line="259" w:lineRule="auto"/>
                                <w:ind w:right="0" w:firstLine="0"/>
                                <w:jc w:val="left"/>
                              </w:pPr>
                              <w:r>
                                <w:t xml:space="preserve"> </w:t>
                              </w:r>
                            </w:p>
                          </w:txbxContent>
                        </wps:txbx>
                        <wps:bodyPr horzOverflow="overflow" vert="horz" lIns="0" tIns="0" rIns="0" bIns="0" rtlCol="0">
                          <a:noAutofit/>
                        </wps:bodyPr>
                      </wps:wsp>
                      <wps:wsp>
                        <wps:cNvPr id="81671" name="Shape 81671"/>
                        <wps:cNvSpPr/>
                        <wps:spPr>
                          <a:xfrm>
                            <a:off x="900633" y="169164"/>
                            <a:ext cx="597713" cy="161544"/>
                          </a:xfrm>
                          <a:custGeom>
                            <a:avLst/>
                            <a:gdLst/>
                            <a:ahLst/>
                            <a:cxnLst/>
                            <a:rect l="0" t="0" r="0" b="0"/>
                            <a:pathLst>
                              <a:path w="597713" h="161544">
                                <a:moveTo>
                                  <a:pt x="0" y="0"/>
                                </a:moveTo>
                                <a:lnTo>
                                  <a:pt x="597713" y="0"/>
                                </a:lnTo>
                                <a:lnTo>
                                  <a:pt x="597713" y="161544"/>
                                </a:lnTo>
                                <a:lnTo>
                                  <a:pt x="0" y="1615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65143" name="Rectangle 65143"/>
                        <wps:cNvSpPr/>
                        <wps:spPr>
                          <a:xfrm>
                            <a:off x="900633" y="174863"/>
                            <a:ext cx="600110" cy="207922"/>
                          </a:xfrm>
                          <a:prstGeom prst="rect">
                            <a:avLst/>
                          </a:prstGeom>
                          <a:ln>
                            <a:noFill/>
                          </a:ln>
                        </wps:spPr>
                        <wps:txbx>
                          <w:txbxContent>
                            <w:p w14:paraId="46D5C58D" w14:textId="77777777" w:rsidR="00B818CB" w:rsidRDefault="00B818CB">
                              <w:pPr>
                                <w:spacing w:after="160" w:line="259" w:lineRule="auto"/>
                                <w:ind w:right="0" w:firstLine="0"/>
                                <w:jc w:val="left"/>
                              </w:pPr>
                              <w:del w:id="159" w:author="Kiran Bhutada" w:date="2023-08-28T17:57:00Z">
                                <w:r w:rsidDel="002E3D5B">
                                  <w:delText>Compa</w:delText>
                                </w:r>
                              </w:del>
                            </w:p>
                          </w:txbxContent>
                        </wps:txbx>
                        <wps:bodyPr horzOverflow="overflow" vert="horz" lIns="0" tIns="0" rIns="0" bIns="0" rtlCol="0">
                          <a:noAutofit/>
                        </wps:bodyPr>
                      </wps:wsp>
                      <wps:wsp>
                        <wps:cNvPr id="65145" name="Rectangle 65145"/>
                        <wps:cNvSpPr/>
                        <wps:spPr>
                          <a:xfrm>
                            <a:off x="1351823" y="174863"/>
                            <a:ext cx="103709" cy="207922"/>
                          </a:xfrm>
                          <a:prstGeom prst="rect">
                            <a:avLst/>
                          </a:prstGeom>
                          <a:ln>
                            <a:noFill/>
                          </a:ln>
                        </wps:spPr>
                        <wps:txbx>
                          <w:txbxContent>
                            <w:p w14:paraId="6AB8ED17" w14:textId="77777777" w:rsidR="00B818CB" w:rsidRDefault="00B818CB">
                              <w:pPr>
                                <w:spacing w:after="160" w:line="259" w:lineRule="auto"/>
                                <w:ind w:right="0" w:firstLine="0"/>
                                <w:jc w:val="left"/>
                              </w:pPr>
                              <w:del w:id="160" w:author="Kiran Bhutada" w:date="2023-08-28T17:58:00Z">
                                <w:r w:rsidDel="002E3D5B">
                                  <w:delText>n</w:delText>
                                </w:r>
                              </w:del>
                            </w:p>
                          </w:txbxContent>
                        </wps:txbx>
                        <wps:bodyPr horzOverflow="overflow" vert="horz" lIns="0" tIns="0" rIns="0" bIns="0" rtlCol="0">
                          <a:noAutofit/>
                        </wps:bodyPr>
                      </wps:wsp>
                      <wps:wsp>
                        <wps:cNvPr id="65146" name="Rectangle 65146"/>
                        <wps:cNvSpPr/>
                        <wps:spPr>
                          <a:xfrm>
                            <a:off x="1429778" y="174863"/>
                            <a:ext cx="93238" cy="207922"/>
                          </a:xfrm>
                          <a:prstGeom prst="rect">
                            <a:avLst/>
                          </a:prstGeom>
                          <a:ln>
                            <a:noFill/>
                          </a:ln>
                        </wps:spPr>
                        <wps:txbx>
                          <w:txbxContent>
                            <w:p w14:paraId="01EE6FC5" w14:textId="77777777" w:rsidR="00B818CB" w:rsidRDefault="00B818CB">
                              <w:pPr>
                                <w:spacing w:after="160" w:line="259" w:lineRule="auto"/>
                                <w:ind w:right="0" w:firstLine="0"/>
                                <w:jc w:val="left"/>
                              </w:pPr>
                              <w:r>
                                <w:t>y</w:t>
                              </w:r>
                            </w:p>
                          </w:txbxContent>
                        </wps:txbx>
                        <wps:bodyPr horzOverflow="overflow" vert="horz" lIns="0" tIns="0" rIns="0" bIns="0" rtlCol="0">
                          <a:noAutofit/>
                        </wps:bodyPr>
                      </wps:wsp>
                      <wps:wsp>
                        <wps:cNvPr id="6704" name="Rectangle 6704"/>
                        <wps:cNvSpPr/>
                        <wps:spPr>
                          <a:xfrm>
                            <a:off x="1498422" y="174863"/>
                            <a:ext cx="51809" cy="207922"/>
                          </a:xfrm>
                          <a:prstGeom prst="rect">
                            <a:avLst/>
                          </a:prstGeom>
                          <a:ln>
                            <a:noFill/>
                          </a:ln>
                        </wps:spPr>
                        <wps:txbx>
                          <w:txbxContent>
                            <w:p w14:paraId="19E9A059" w14:textId="77777777" w:rsidR="00B818CB" w:rsidRDefault="00B818CB">
                              <w:pPr>
                                <w:spacing w:after="160" w:line="259" w:lineRule="auto"/>
                                <w:ind w:right="0" w:firstLine="0"/>
                                <w:jc w:val="left"/>
                              </w:pPr>
                              <w:r>
                                <w:t xml:space="preserve"> </w:t>
                              </w:r>
                            </w:p>
                          </w:txbxContent>
                        </wps:txbx>
                        <wps:bodyPr horzOverflow="overflow" vert="horz" lIns="0" tIns="0" rIns="0" bIns="0" rtlCol="0">
                          <a:noAutofit/>
                        </wps:bodyPr>
                      </wps:wsp>
                      <wps:wsp>
                        <wps:cNvPr id="81672" name="Shape 81672"/>
                        <wps:cNvSpPr/>
                        <wps:spPr>
                          <a:xfrm>
                            <a:off x="835101" y="160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73" name="Shape 81673"/>
                        <wps:cNvSpPr/>
                        <wps:spPr>
                          <a:xfrm>
                            <a:off x="844245" y="160020"/>
                            <a:ext cx="5085335" cy="9144"/>
                          </a:xfrm>
                          <a:custGeom>
                            <a:avLst/>
                            <a:gdLst/>
                            <a:ahLst/>
                            <a:cxnLst/>
                            <a:rect l="0" t="0" r="0" b="0"/>
                            <a:pathLst>
                              <a:path w="5085335" h="9144">
                                <a:moveTo>
                                  <a:pt x="0" y="0"/>
                                </a:moveTo>
                                <a:lnTo>
                                  <a:pt x="5085335" y="0"/>
                                </a:lnTo>
                                <a:lnTo>
                                  <a:pt x="508533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74" name="Shape 81674"/>
                        <wps:cNvSpPr/>
                        <wps:spPr>
                          <a:xfrm>
                            <a:off x="900633" y="330708"/>
                            <a:ext cx="512369" cy="160020"/>
                          </a:xfrm>
                          <a:custGeom>
                            <a:avLst/>
                            <a:gdLst/>
                            <a:ahLst/>
                            <a:cxnLst/>
                            <a:rect l="0" t="0" r="0" b="0"/>
                            <a:pathLst>
                              <a:path w="512369" h="160020">
                                <a:moveTo>
                                  <a:pt x="0" y="0"/>
                                </a:moveTo>
                                <a:lnTo>
                                  <a:pt x="512369" y="0"/>
                                </a:lnTo>
                                <a:lnTo>
                                  <a:pt x="512369"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65141" name="Rectangle 65141"/>
                        <wps:cNvSpPr/>
                        <wps:spPr>
                          <a:xfrm>
                            <a:off x="900633" y="334883"/>
                            <a:ext cx="590012" cy="207922"/>
                          </a:xfrm>
                          <a:prstGeom prst="rect">
                            <a:avLst/>
                          </a:prstGeom>
                          <a:ln>
                            <a:noFill/>
                          </a:ln>
                        </wps:spPr>
                        <wps:txbx>
                          <w:txbxContent>
                            <w:p w14:paraId="052F543F" w14:textId="77777777" w:rsidR="00B818CB" w:rsidRDefault="00B818CB">
                              <w:pPr>
                                <w:spacing w:after="160" w:line="259" w:lineRule="auto"/>
                                <w:ind w:right="0" w:firstLine="0"/>
                                <w:jc w:val="left"/>
                              </w:pPr>
                              <w:del w:id="161" w:author="Kiran Bhutada" w:date="2023-08-28T17:56:00Z">
                                <w:r w:rsidDel="002E3D5B">
                                  <w:delText>Addres</w:delText>
                                </w:r>
                              </w:del>
                            </w:p>
                          </w:txbxContent>
                        </wps:txbx>
                        <wps:bodyPr horzOverflow="overflow" vert="horz" lIns="0" tIns="0" rIns="0" bIns="0" rtlCol="0">
                          <a:noAutofit/>
                        </wps:bodyPr>
                      </wps:wsp>
                      <wps:wsp>
                        <wps:cNvPr id="65142" name="Rectangle 65142"/>
                        <wps:cNvSpPr/>
                        <wps:spPr>
                          <a:xfrm>
                            <a:off x="1344251" y="334883"/>
                            <a:ext cx="93238" cy="207922"/>
                          </a:xfrm>
                          <a:prstGeom prst="rect">
                            <a:avLst/>
                          </a:prstGeom>
                          <a:ln>
                            <a:noFill/>
                          </a:ln>
                        </wps:spPr>
                        <wps:txbx>
                          <w:txbxContent>
                            <w:p w14:paraId="68A8409B" w14:textId="77777777" w:rsidR="00B818CB" w:rsidRDefault="00B818CB">
                              <w:pPr>
                                <w:spacing w:after="160" w:line="259" w:lineRule="auto"/>
                                <w:ind w:right="0" w:firstLine="0"/>
                                <w:jc w:val="left"/>
                              </w:pPr>
                              <w:r>
                                <w:t>s</w:t>
                              </w:r>
                            </w:p>
                          </w:txbxContent>
                        </wps:txbx>
                        <wps:bodyPr horzOverflow="overflow" vert="horz" lIns="0" tIns="0" rIns="0" bIns="0" rtlCol="0">
                          <a:noAutofit/>
                        </wps:bodyPr>
                      </wps:wsp>
                      <wps:wsp>
                        <wps:cNvPr id="6714" name="Rectangle 6714"/>
                        <wps:cNvSpPr/>
                        <wps:spPr>
                          <a:xfrm>
                            <a:off x="1412659" y="334526"/>
                            <a:ext cx="3664089" cy="368138"/>
                          </a:xfrm>
                          <a:prstGeom prst="rect">
                            <a:avLst/>
                          </a:prstGeom>
                          <a:ln>
                            <a:noFill/>
                          </a:ln>
                        </wps:spPr>
                        <wps:txbx>
                          <w:txbxContent>
                            <w:p w14:paraId="76BF191E" w14:textId="77777777" w:rsidR="00B818CB" w:rsidRPr="002E3D5B" w:rsidRDefault="00B818CB">
                              <w:pPr>
                                <w:spacing w:after="160" w:line="259" w:lineRule="auto"/>
                                <w:ind w:right="0" w:firstLine="0"/>
                                <w:jc w:val="left"/>
                              </w:pPr>
                              <w:r w:rsidRPr="002E3D5B">
                                <w:t xml:space="preserve"> </w:t>
                              </w:r>
                            </w:p>
                          </w:txbxContent>
                        </wps:txbx>
                        <wps:bodyPr horzOverflow="overflow" vert="horz" lIns="0" tIns="0" rIns="0" bIns="0" rtlCol="0">
                          <a:noAutofit/>
                        </wps:bodyPr>
                      </wps:wsp>
                      <wps:wsp>
                        <wps:cNvPr id="81675" name="Shape 81675"/>
                        <wps:cNvSpPr/>
                        <wps:spPr>
                          <a:xfrm>
                            <a:off x="900633" y="490728"/>
                            <a:ext cx="512369" cy="160020"/>
                          </a:xfrm>
                          <a:custGeom>
                            <a:avLst/>
                            <a:gdLst/>
                            <a:ahLst/>
                            <a:cxnLst/>
                            <a:rect l="0" t="0" r="0" b="0"/>
                            <a:pathLst>
                              <a:path w="512369" h="160020">
                                <a:moveTo>
                                  <a:pt x="0" y="0"/>
                                </a:moveTo>
                                <a:lnTo>
                                  <a:pt x="512369" y="0"/>
                                </a:lnTo>
                                <a:lnTo>
                                  <a:pt x="512369"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65139" name="Rectangle 65139"/>
                        <wps:cNvSpPr/>
                        <wps:spPr>
                          <a:xfrm>
                            <a:off x="900633" y="494903"/>
                            <a:ext cx="590012" cy="207922"/>
                          </a:xfrm>
                          <a:prstGeom prst="rect">
                            <a:avLst/>
                          </a:prstGeom>
                          <a:ln>
                            <a:noFill/>
                          </a:ln>
                        </wps:spPr>
                        <wps:txbx>
                          <w:txbxContent>
                            <w:p w14:paraId="022456DA" w14:textId="77777777" w:rsidR="00B818CB" w:rsidRDefault="00B818CB">
                              <w:pPr>
                                <w:spacing w:after="160" w:line="259" w:lineRule="auto"/>
                                <w:ind w:right="0" w:firstLine="0"/>
                                <w:jc w:val="left"/>
                              </w:pPr>
                              <w:del w:id="162" w:author="Kiran Bhutada" w:date="2023-08-28T17:56:00Z">
                                <w:r w:rsidDel="002E3D5B">
                                  <w:delText>Addres</w:delText>
                                </w:r>
                              </w:del>
                            </w:p>
                          </w:txbxContent>
                        </wps:txbx>
                        <wps:bodyPr horzOverflow="overflow" vert="horz" lIns="0" tIns="0" rIns="0" bIns="0" rtlCol="0">
                          <a:noAutofit/>
                        </wps:bodyPr>
                      </wps:wsp>
                      <wps:wsp>
                        <wps:cNvPr id="65140" name="Rectangle 65140"/>
                        <wps:cNvSpPr/>
                        <wps:spPr>
                          <a:xfrm>
                            <a:off x="1344251" y="494903"/>
                            <a:ext cx="93238" cy="207922"/>
                          </a:xfrm>
                          <a:prstGeom prst="rect">
                            <a:avLst/>
                          </a:prstGeom>
                          <a:ln>
                            <a:noFill/>
                          </a:ln>
                        </wps:spPr>
                        <wps:txbx>
                          <w:txbxContent>
                            <w:p w14:paraId="6527C6CD" w14:textId="77777777" w:rsidR="00B818CB" w:rsidRDefault="00B818CB">
                              <w:pPr>
                                <w:spacing w:after="160" w:line="259" w:lineRule="auto"/>
                                <w:ind w:right="0" w:firstLine="0"/>
                                <w:jc w:val="left"/>
                              </w:pPr>
                              <w:r>
                                <w:t>s</w:t>
                              </w:r>
                            </w:p>
                          </w:txbxContent>
                        </wps:txbx>
                        <wps:bodyPr horzOverflow="overflow" vert="horz" lIns="0" tIns="0" rIns="0" bIns="0" rtlCol="0">
                          <a:noAutofit/>
                        </wps:bodyPr>
                      </wps:wsp>
                      <wps:wsp>
                        <wps:cNvPr id="6719" name="Rectangle 6719"/>
                        <wps:cNvSpPr/>
                        <wps:spPr>
                          <a:xfrm>
                            <a:off x="1413078" y="494903"/>
                            <a:ext cx="51809" cy="207922"/>
                          </a:xfrm>
                          <a:prstGeom prst="rect">
                            <a:avLst/>
                          </a:prstGeom>
                          <a:ln>
                            <a:noFill/>
                          </a:ln>
                        </wps:spPr>
                        <wps:txbx>
                          <w:txbxContent>
                            <w:p w14:paraId="762C4148" w14:textId="77777777" w:rsidR="00B818CB" w:rsidRDefault="00B818CB">
                              <w:pPr>
                                <w:spacing w:after="160" w:line="259" w:lineRule="auto"/>
                                <w:ind w:right="0" w:firstLine="0"/>
                                <w:jc w:val="left"/>
                              </w:pPr>
                              <w:del w:id="163" w:author="Kiran Bhutada" w:date="2023-08-28T17:56:00Z">
                                <w:r w:rsidDel="002E3D5B">
                                  <w:delText xml:space="preserve"> </w:delText>
                                </w:r>
                              </w:del>
                            </w:p>
                          </w:txbxContent>
                        </wps:txbx>
                        <wps:bodyPr horzOverflow="overflow" vert="horz" lIns="0" tIns="0" rIns="0" bIns="0" rtlCol="0">
                          <a:noAutofit/>
                        </wps:bodyPr>
                      </wps:wsp>
                      <wps:wsp>
                        <wps:cNvPr id="81676" name="Shape 81676"/>
                        <wps:cNvSpPr/>
                        <wps:spPr>
                          <a:xfrm>
                            <a:off x="900633" y="650748"/>
                            <a:ext cx="2300351" cy="161544"/>
                          </a:xfrm>
                          <a:custGeom>
                            <a:avLst/>
                            <a:gdLst/>
                            <a:ahLst/>
                            <a:cxnLst/>
                            <a:rect l="0" t="0" r="0" b="0"/>
                            <a:pathLst>
                              <a:path w="2300351" h="161544">
                                <a:moveTo>
                                  <a:pt x="0" y="0"/>
                                </a:moveTo>
                                <a:lnTo>
                                  <a:pt x="2300351" y="0"/>
                                </a:lnTo>
                                <a:lnTo>
                                  <a:pt x="2300351" y="161544"/>
                                </a:lnTo>
                                <a:lnTo>
                                  <a:pt x="0" y="1615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65147" name="Rectangle 65147"/>
                        <wps:cNvSpPr/>
                        <wps:spPr>
                          <a:xfrm>
                            <a:off x="900633" y="656448"/>
                            <a:ext cx="3008456" cy="207922"/>
                          </a:xfrm>
                          <a:prstGeom prst="rect">
                            <a:avLst/>
                          </a:prstGeom>
                          <a:ln>
                            <a:noFill/>
                          </a:ln>
                        </wps:spPr>
                        <wps:txbx>
                          <w:txbxContent>
                            <w:p w14:paraId="6D68D253" w14:textId="77777777" w:rsidR="00B818CB" w:rsidRPr="002E3D5B" w:rsidRDefault="00B818CB">
                              <w:pPr>
                                <w:spacing w:after="160" w:line="259" w:lineRule="auto"/>
                                <w:ind w:right="0" w:firstLine="0"/>
                                <w:jc w:val="left"/>
                                <w:rPr>
                                  <w:rFonts w:ascii="Times New Roman" w:hAnsi="Times New Roman" w:cs="Times New Roman"/>
                                  <w:sz w:val="24"/>
                                  <w:szCs w:val="24"/>
                                </w:rPr>
                              </w:pPr>
                              <w:r w:rsidRPr="002E3D5B">
                                <w:rPr>
                                  <w:rFonts w:ascii="Times New Roman" w:hAnsi="Times New Roman" w:cs="Times New Roman"/>
                                  <w:sz w:val="24"/>
                                  <w:szCs w:val="24"/>
                                </w:rPr>
                                <w:t>Attention:  [____________________</w:t>
                              </w:r>
                            </w:p>
                          </w:txbxContent>
                        </wps:txbx>
                        <wps:bodyPr horzOverflow="overflow" vert="horz" lIns="0" tIns="0" rIns="0" bIns="0" rtlCol="0">
                          <a:noAutofit/>
                        </wps:bodyPr>
                      </wps:wsp>
                      <wps:wsp>
                        <wps:cNvPr id="65148" name="Rectangle 65148"/>
                        <wps:cNvSpPr/>
                        <wps:spPr>
                          <a:xfrm>
                            <a:off x="3162188" y="656448"/>
                            <a:ext cx="51809" cy="207922"/>
                          </a:xfrm>
                          <a:prstGeom prst="rect">
                            <a:avLst/>
                          </a:prstGeom>
                          <a:ln>
                            <a:noFill/>
                          </a:ln>
                        </wps:spPr>
                        <wps:txbx>
                          <w:txbxContent>
                            <w:p w14:paraId="2E19173B" w14:textId="77777777" w:rsidR="00B818CB" w:rsidRDefault="00B818CB">
                              <w:pPr>
                                <w:spacing w:after="160" w:line="259" w:lineRule="auto"/>
                                <w:ind w:right="0" w:firstLine="0"/>
                                <w:jc w:val="left"/>
                              </w:pPr>
                              <w:r>
                                <w:t>]</w:t>
                              </w:r>
                            </w:p>
                          </w:txbxContent>
                        </wps:txbx>
                        <wps:bodyPr horzOverflow="overflow" vert="horz" lIns="0" tIns="0" rIns="0" bIns="0" rtlCol="0">
                          <a:noAutofit/>
                        </wps:bodyPr>
                      </wps:wsp>
                      <wps:wsp>
                        <wps:cNvPr id="6724" name="Rectangle 6724"/>
                        <wps:cNvSpPr/>
                        <wps:spPr>
                          <a:xfrm>
                            <a:off x="3200984" y="656448"/>
                            <a:ext cx="51809" cy="207922"/>
                          </a:xfrm>
                          <a:prstGeom prst="rect">
                            <a:avLst/>
                          </a:prstGeom>
                          <a:ln>
                            <a:noFill/>
                          </a:ln>
                        </wps:spPr>
                        <wps:txbx>
                          <w:txbxContent>
                            <w:p w14:paraId="06BC7B58" w14:textId="77777777" w:rsidR="00B818CB" w:rsidRDefault="00B818CB">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DEF735C" id="Group 66165" o:spid="_x0000_s1026" style="width:482.65pt;height:110pt;mso-position-horizontal-relative:char;mso-position-vertical-relative:line" coordsize="61297,8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">
                <v:shape id="Shape 81670" o:spid="_x0000_s1027" style="position:absolute;width:9144;height:1600;visibility:visible;mso-wrap-style:square;v-text-anchor:top" coordsize="91440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" path="m,l914400,r,160020l,160020,,e" fillcolor="yellow" stroked="f" strokeweight="0">
                  <v:stroke miterlimit="83231f" joinstyle="miter"/>
                  <v:path arrowok="t" textboxrect="0,0,914400,160020"/>
                </v:shape>
                <v:rect id="Rectangle 6697" o:spid="_x0000_s1028" style="position:absolute;top:41;width:268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" filled="f" stroked="f">
                  <v:textbox inset="0,0,0,0">
                    <w:txbxContent>
                      <w:p w14:paraId="22783E05" w14:textId="77777777" w:rsidR="00B818CB" w:rsidRPr="002E3D5B" w:rsidRDefault="00B818CB">
                        <w:pPr>
                          <w:spacing w:after="160" w:line="259" w:lineRule="auto"/>
                          <w:ind w:right="0" w:firstLine="0"/>
                          <w:jc w:val="left"/>
                          <w:rPr>
                            <w:rFonts w:ascii="Times New Roman" w:hAnsi="Times New Roman" w:cs="Times New Roman"/>
                            <w:sz w:val="24"/>
                            <w:szCs w:val="24"/>
                          </w:rPr>
                        </w:pPr>
                        <w:r w:rsidRPr="002E3D5B">
                          <w:rPr>
                            <w:rFonts w:ascii="Times New Roman" w:hAnsi="Times New Roman" w:cs="Times New Roman"/>
                            <w:sz w:val="24"/>
                            <w:szCs w:val="24"/>
                          </w:rPr>
                          <w:t xml:space="preserve">To </w:t>
                        </w:r>
                      </w:p>
                    </w:txbxContent>
                  </v:textbox>
                </v:rect>
                <v:rect id="Rectangle 6698" o:spid="_x0000_s1029" style="position:absolute;left:2026;top:41;width:898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" filled="f" stroked="f">
                  <v:textbox inset="0,0,0,0">
                    <w:txbxContent>
                      <w:p w14:paraId="0957C019" w14:textId="77777777" w:rsidR="00B818CB" w:rsidRPr="002E3D5B" w:rsidRDefault="00B818CB">
                        <w:pPr>
                          <w:spacing w:after="160" w:line="259" w:lineRule="auto"/>
                          <w:ind w:right="0" w:firstLine="0"/>
                          <w:jc w:val="left"/>
                          <w:rPr>
                            <w:rFonts w:ascii="Times New Roman" w:hAnsi="Times New Roman" w:cs="Times New Roman"/>
                            <w:sz w:val="24"/>
                            <w:szCs w:val="24"/>
                          </w:rPr>
                        </w:pPr>
                        <w:r w:rsidRPr="002E3D5B">
                          <w:rPr>
                            <w:rFonts w:ascii="Times New Roman" w:hAnsi="Times New Roman" w:cs="Times New Roman"/>
                            <w:sz w:val="24"/>
                            <w:szCs w:val="24"/>
                          </w:rPr>
                          <w:t xml:space="preserve">Company: </w:t>
                        </w:r>
                      </w:p>
                    </w:txbxContent>
                  </v:textbox>
                </v:rect>
                <v:rect id="Rectangle 6699" o:spid="_x0000_s1030" style="position:absolute;left:15501;top:1599;width:45796;height:7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" filled="f" stroked="f">
                  <v:textbox inset="0,0,0,0">
                    <w:txbxContent>
                      <w:p w14:paraId="41065A1A" w14:textId="77777777" w:rsidR="002E3D5B" w:rsidRPr="002E3D5B" w:rsidRDefault="002E3D5B">
                        <w:pPr>
                          <w:spacing w:after="160" w:line="259" w:lineRule="auto"/>
                          <w:ind w:right="0" w:firstLine="0"/>
                          <w:jc w:val="left"/>
                          <w:rPr>
                            <w:ins w:id="164" w:author="Kiran Bhutada" w:date="2023-08-28T17:58:00Z"/>
                            <w:rFonts w:ascii="Times New Roman" w:hAnsi="Times New Roman" w:cs="Times New Roman"/>
                            <w:sz w:val="24"/>
                            <w:szCs w:val="24"/>
                          </w:rPr>
                        </w:pPr>
                        <w:ins w:id="165" w:author="Kiran Bhutada" w:date="2023-08-28T17:59:00Z">
                          <w:r w:rsidRPr="002E3D5B">
                            <w:rPr>
                              <w:rFonts w:ascii="Times New Roman" w:hAnsi="Times New Roman" w:cs="Times New Roman"/>
                              <w:sz w:val="24"/>
                              <w:szCs w:val="24"/>
                            </w:rPr>
                            <w:t>Aurigene Pharmaceutical Services Limited</w:t>
                          </w:r>
                        </w:ins>
                        <w:r w:rsidR="00B818CB" w:rsidRPr="002E3D5B">
                          <w:rPr>
                            <w:rFonts w:ascii="Times New Roman" w:hAnsi="Times New Roman" w:cs="Times New Roman"/>
                            <w:sz w:val="24"/>
                            <w:szCs w:val="24"/>
                          </w:rPr>
                          <w:t xml:space="preserve"> </w:t>
                        </w:r>
                      </w:p>
                      <w:p w14:paraId="2BBB7508" w14:textId="77777777" w:rsidR="002E3D5B" w:rsidRPr="002E3D5B" w:rsidRDefault="002E3D5B">
                        <w:pPr>
                          <w:spacing w:after="160" w:line="259" w:lineRule="auto"/>
                          <w:ind w:right="0" w:firstLine="0"/>
                          <w:jc w:val="left"/>
                          <w:rPr>
                            <w:ins w:id="166" w:author="Kiran Bhutada" w:date="2023-08-28T17:58:00Z"/>
                            <w:rStyle w:val="StyleArial1"/>
                            <w:rFonts w:ascii="Times New Roman" w:hAnsi="Times New Roman" w:cs="Times New Roman"/>
                            <w:b w:val="0"/>
                            <w:sz w:val="24"/>
                            <w:szCs w:val="24"/>
                          </w:rPr>
                        </w:pPr>
                        <w:ins w:id="167" w:author="Kiran Bhutada" w:date="2023-08-28T17:58:00Z">
                          <w:r w:rsidRPr="002E3D5B">
                            <w:rPr>
                              <w:rStyle w:val="StyleArial1"/>
                              <w:rFonts w:ascii="Times New Roman" w:hAnsi="Times New Roman" w:cs="Times New Roman"/>
                              <w:b w:val="0"/>
                              <w:sz w:val="24"/>
                              <w:szCs w:val="24"/>
                            </w:rPr>
                            <w:t xml:space="preserve">39-40, KIADB Industrial Area, Electronic City Phase-II, </w:t>
                          </w:r>
                        </w:ins>
                      </w:p>
                      <w:p w14:paraId="518588B9" w14:textId="77777777" w:rsidR="00B818CB" w:rsidRPr="002E3D5B" w:rsidRDefault="002E3D5B">
                        <w:pPr>
                          <w:spacing w:after="160" w:line="259" w:lineRule="auto"/>
                          <w:ind w:right="0" w:firstLine="0"/>
                          <w:jc w:val="left"/>
                          <w:rPr>
                            <w:rFonts w:ascii="Times New Roman" w:hAnsi="Times New Roman" w:cs="Times New Roman"/>
                            <w:sz w:val="24"/>
                            <w:szCs w:val="24"/>
                          </w:rPr>
                        </w:pPr>
                        <w:ins w:id="168" w:author="Kiran Bhutada" w:date="2023-08-28T17:58:00Z">
                          <w:r w:rsidRPr="002E3D5B">
                            <w:rPr>
                              <w:rStyle w:val="StyleArial1"/>
                              <w:rFonts w:ascii="Times New Roman" w:hAnsi="Times New Roman" w:cs="Times New Roman"/>
                              <w:b w:val="0"/>
                              <w:sz w:val="24"/>
                              <w:szCs w:val="24"/>
                            </w:rPr>
                            <w:t>Hosur Road, Bangalore - 560100, India</w:t>
                          </w:r>
                        </w:ins>
                      </w:p>
                    </w:txbxContent>
                  </v:textbox>
                </v:rect>
                <v:rect id="Rectangle 6700" o:spid="_x0000_s1031" style="position:absolute;left:9143;top:41;width:2077;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" filled="f" stroked="f">
                  <v:textbox inset="0,0,0,0">
                    <w:txbxContent>
                      <w:p w14:paraId="116A242B" w14:textId="77777777" w:rsidR="00B818CB" w:rsidRDefault="00B818CB">
                        <w:pPr>
                          <w:spacing w:after="160" w:line="259" w:lineRule="auto"/>
                          <w:ind w:right="0" w:firstLine="0"/>
                          <w:jc w:val="left"/>
                        </w:pPr>
                        <w:r>
                          <w:t xml:space="preserve">    </w:t>
                        </w:r>
                      </w:p>
                    </w:txbxContent>
                  </v:textbox>
                </v:rect>
                <v:rect id="Rectangle 6701" o:spid="_x0000_s1032" style="position:absolute;left:10697;top:41;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" filled="f" stroked="f">
                  <v:textbox inset="0,0,0,0">
                    <w:txbxContent>
                      <w:p w14:paraId="2DAC82E9" w14:textId="77777777" w:rsidR="00B818CB" w:rsidRDefault="00B818CB">
                        <w:pPr>
                          <w:spacing w:after="160" w:line="259" w:lineRule="auto"/>
                          <w:ind w:right="0" w:firstLine="0"/>
                          <w:jc w:val="left"/>
                        </w:pPr>
                        <w:r>
                          <w:t xml:space="preserve"> </w:t>
                        </w:r>
                      </w:p>
                    </w:txbxContent>
                  </v:textbox>
                </v:rect>
                <v:shape id="Shape 81671" o:spid="_x0000_s1033" style="position:absolute;left:9006;top:1691;width:5977;height:1616;visibility:visible;mso-wrap-style:square;v-text-anchor:top" coordsize="597713,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" path="m,l597713,r,161544l,161544,,e" fillcolor="yellow" stroked="f" strokeweight="0">
                  <v:stroke miterlimit="83231f" joinstyle="miter"/>
                  <v:path arrowok="t" textboxrect="0,0,597713,161544"/>
                </v:shape>
                <v:rect id="Rectangle 65143" o:spid="_x0000_s1034" style="position:absolute;left:9006;top:1748;width:6001;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" filled="f" stroked="f">
                  <v:textbox inset="0,0,0,0">
                    <w:txbxContent>
                      <w:p w14:paraId="46D5C58D" w14:textId="77777777" w:rsidR="00B818CB" w:rsidRDefault="00B818CB">
                        <w:pPr>
                          <w:spacing w:after="160" w:line="259" w:lineRule="auto"/>
                          <w:ind w:right="0" w:firstLine="0"/>
                          <w:jc w:val="left"/>
                        </w:pPr>
                        <w:del w:id="169" w:author="Kiran Bhutada" w:date="2023-08-28T17:57:00Z">
                          <w:r w:rsidDel="002E3D5B">
                            <w:delText>Compa</w:delText>
                          </w:r>
                        </w:del>
                      </w:p>
                    </w:txbxContent>
                  </v:textbox>
                </v:rect>
                <v:rect id="Rectangle 65145" o:spid="_x0000_s1035" style="position:absolute;left:13518;top:1748;width:1037;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" filled="f" stroked="f">
                  <v:textbox inset="0,0,0,0">
                    <w:txbxContent>
                      <w:p w14:paraId="6AB8ED17" w14:textId="77777777" w:rsidR="00B818CB" w:rsidRDefault="00B818CB">
                        <w:pPr>
                          <w:spacing w:after="160" w:line="259" w:lineRule="auto"/>
                          <w:ind w:right="0" w:firstLine="0"/>
                          <w:jc w:val="left"/>
                        </w:pPr>
                        <w:del w:id="170" w:author="Kiran Bhutada" w:date="2023-08-28T17:58:00Z">
                          <w:r w:rsidDel="002E3D5B">
                            <w:delText>n</w:delText>
                          </w:r>
                        </w:del>
                      </w:p>
                    </w:txbxContent>
                  </v:textbox>
                </v:rect>
                <v:rect id="Rectangle 65146" o:spid="_x0000_s1036" style="position:absolute;left:14297;top:1748;width:93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" filled="f" stroked="f">
                  <v:textbox inset="0,0,0,0">
                    <w:txbxContent>
                      <w:p w14:paraId="01EE6FC5" w14:textId="77777777" w:rsidR="00B818CB" w:rsidRDefault="00B818CB">
                        <w:pPr>
                          <w:spacing w:after="160" w:line="259" w:lineRule="auto"/>
                          <w:ind w:right="0" w:firstLine="0"/>
                          <w:jc w:val="left"/>
                        </w:pPr>
                        <w:r>
                          <w:t>y</w:t>
                        </w:r>
                      </w:p>
                    </w:txbxContent>
                  </v:textbox>
                </v:rect>
                <v:rect id="Rectangle 6704" o:spid="_x0000_s1037" style="position:absolute;left:14984;top:174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B0xwAAAN0AAAAPAAAAZHJzL2Rvd25yZXYueG1sRI9Ba8JA&#10;FITvgv9heYXedNMi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Aw1YHTHAAAA3QAA&#10;AA8AAAAAAAAAAAAAAAAABwIAAGRycy9kb3ducmV2LnhtbFBLBQYAAAAAAwADALcAAAD7AgAAAAA=&#10;" filled="f" stroked="f">
                  <v:textbox inset="0,0,0,0">
                    <w:txbxContent>
                      <w:p w14:paraId="19E9A059" w14:textId="77777777" w:rsidR="00B818CB" w:rsidRDefault="00B818CB">
                        <w:pPr>
                          <w:spacing w:after="160" w:line="259" w:lineRule="auto"/>
                          <w:ind w:right="0" w:firstLine="0"/>
                          <w:jc w:val="left"/>
                        </w:pPr>
                        <w:r>
                          <w:t xml:space="preserve"> </w:t>
                        </w:r>
                      </w:p>
                    </w:txbxContent>
                  </v:textbox>
                </v:rect>
                <v:shape id="Shape 81672" o:spid="_x0000_s1038" style="position:absolute;left:8351;top:16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" path="m,l9144,r,9144l,9144,,e" stroked="f" strokeweight="0">
                  <v:stroke miterlimit="83231f" joinstyle="miter"/>
                  <v:path arrowok="t" textboxrect="0,0,9144,9144"/>
                </v:shape>
                <v:shape id="Shape 81673" o:spid="_x0000_s1039" style="position:absolute;left:8442;top:1600;width:50853;height:91;visibility:visible;mso-wrap-style:square;v-text-anchor:top" coordsize="5085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" path="m,l5085335,r,9144l,9144,,e" stroked="f" strokeweight="0">
                  <v:stroke miterlimit="83231f" joinstyle="miter"/>
                  <v:path arrowok="t" textboxrect="0,0,5085335,9144"/>
                </v:shape>
                <v:shape id="Shape 81674" o:spid="_x0000_s1040" style="position:absolute;left:9006;top:3307;width:5124;height:1600;visibility:visible;mso-wrap-style:square;v-text-anchor:top" coordsize="512369,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" path="m,l512369,r,160020l,160020,,e" fillcolor="yellow" stroked="f" strokeweight="0">
                  <v:stroke miterlimit="83231f" joinstyle="miter"/>
                  <v:path arrowok="t" textboxrect="0,0,512369,160020"/>
                </v:shape>
                <v:rect id="Rectangle 65141" o:spid="_x0000_s1041" style="position:absolute;left:9006;top:3348;width:5900;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" filled="f" stroked="f">
                  <v:textbox inset="0,0,0,0">
                    <w:txbxContent>
                      <w:p w14:paraId="052F543F" w14:textId="77777777" w:rsidR="00B818CB" w:rsidRDefault="00B818CB">
                        <w:pPr>
                          <w:spacing w:after="160" w:line="259" w:lineRule="auto"/>
                          <w:ind w:right="0" w:firstLine="0"/>
                          <w:jc w:val="left"/>
                        </w:pPr>
                        <w:del w:id="171" w:author="Kiran Bhutada" w:date="2023-08-28T17:56:00Z">
                          <w:r w:rsidDel="002E3D5B">
                            <w:delText>Addres</w:delText>
                          </w:r>
                        </w:del>
                      </w:p>
                    </w:txbxContent>
                  </v:textbox>
                </v:rect>
                <v:rect id="Rectangle 65142" o:spid="_x0000_s1042" style="position:absolute;left:13442;top:3348;width:932;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" filled="f" stroked="f">
                  <v:textbox inset="0,0,0,0">
                    <w:txbxContent>
                      <w:p w14:paraId="68A8409B" w14:textId="77777777" w:rsidR="00B818CB" w:rsidRDefault="00B818CB">
                        <w:pPr>
                          <w:spacing w:after="160" w:line="259" w:lineRule="auto"/>
                          <w:ind w:right="0" w:firstLine="0"/>
                          <w:jc w:val="left"/>
                        </w:pPr>
                        <w:r>
                          <w:t>s</w:t>
                        </w:r>
                      </w:p>
                    </w:txbxContent>
                  </v:textbox>
                </v:rect>
                <v:rect id="Rectangle 6714" o:spid="_x0000_s1043" style="position:absolute;left:14126;top:3345;width:36641;height:3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" filled="f" stroked="f">
                  <v:textbox inset="0,0,0,0">
                    <w:txbxContent>
                      <w:p w14:paraId="76BF191E" w14:textId="77777777" w:rsidR="00B818CB" w:rsidRPr="002E3D5B" w:rsidRDefault="00B818CB">
                        <w:pPr>
                          <w:spacing w:after="160" w:line="259" w:lineRule="auto"/>
                          <w:ind w:right="0" w:firstLine="0"/>
                          <w:jc w:val="left"/>
                        </w:pPr>
                        <w:r w:rsidRPr="002E3D5B">
                          <w:t xml:space="preserve"> </w:t>
                        </w:r>
                      </w:p>
                    </w:txbxContent>
                  </v:textbox>
                </v:rect>
                <v:shape id="Shape 81675" o:spid="_x0000_s1044" style="position:absolute;left:9006;top:4907;width:5124;height:1600;visibility:visible;mso-wrap-style:square;v-text-anchor:top" coordsize="512369,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" path="m,l512369,r,160020l,160020,,e" fillcolor="yellow" stroked="f" strokeweight="0">
                  <v:stroke miterlimit="83231f" joinstyle="miter"/>
                  <v:path arrowok="t" textboxrect="0,0,512369,160020"/>
                </v:shape>
                <v:rect id="Rectangle 65139" o:spid="_x0000_s1045" style="position:absolute;left:9006;top:4949;width:5900;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" filled="f" stroked="f">
                  <v:textbox inset="0,0,0,0">
                    <w:txbxContent>
                      <w:p w14:paraId="022456DA" w14:textId="77777777" w:rsidR="00B818CB" w:rsidRDefault="00B818CB">
                        <w:pPr>
                          <w:spacing w:after="160" w:line="259" w:lineRule="auto"/>
                          <w:ind w:right="0" w:firstLine="0"/>
                          <w:jc w:val="left"/>
                        </w:pPr>
                        <w:del w:id="172" w:author="Kiran Bhutada" w:date="2023-08-28T17:56:00Z">
                          <w:r w:rsidDel="002E3D5B">
                            <w:delText>Addres</w:delText>
                          </w:r>
                        </w:del>
                      </w:p>
                    </w:txbxContent>
                  </v:textbox>
                </v:rect>
                <v:rect id="Rectangle 65140" o:spid="_x0000_s1046" style="position:absolute;left:13442;top:4949;width:932;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" filled="f" stroked="f">
                  <v:textbox inset="0,0,0,0">
                    <w:txbxContent>
                      <w:p w14:paraId="6527C6CD" w14:textId="77777777" w:rsidR="00B818CB" w:rsidRDefault="00B818CB">
                        <w:pPr>
                          <w:spacing w:after="160" w:line="259" w:lineRule="auto"/>
                          <w:ind w:right="0" w:firstLine="0"/>
                          <w:jc w:val="left"/>
                        </w:pPr>
                        <w:r>
                          <w:t>s</w:t>
                        </w:r>
                      </w:p>
                    </w:txbxContent>
                  </v:textbox>
                </v:rect>
                <v:rect id="Rectangle 6719" o:spid="_x0000_s1047" style="position:absolute;left:14130;top:4949;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" filled="f" stroked="f">
                  <v:textbox inset="0,0,0,0">
                    <w:txbxContent>
                      <w:p w14:paraId="762C4148" w14:textId="77777777" w:rsidR="00B818CB" w:rsidRDefault="00B818CB">
                        <w:pPr>
                          <w:spacing w:after="160" w:line="259" w:lineRule="auto"/>
                          <w:ind w:right="0" w:firstLine="0"/>
                          <w:jc w:val="left"/>
                        </w:pPr>
                        <w:del w:id="173" w:author="Kiran Bhutada" w:date="2023-08-28T17:56:00Z">
                          <w:r w:rsidDel="002E3D5B">
                            <w:delText xml:space="preserve"> </w:delText>
                          </w:r>
                        </w:del>
                      </w:p>
                    </w:txbxContent>
                  </v:textbox>
                </v:rect>
                <v:shape id="Shape 81676" o:spid="_x0000_s1048" style="position:absolute;left:9006;top:6507;width:23003;height:1615;visibility:visible;mso-wrap-style:square;v-text-anchor:top" coordsize="2300351,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" path="m,l2300351,r,161544l,161544,,e" fillcolor="yellow" stroked="f" strokeweight="0">
                  <v:stroke miterlimit="83231f" joinstyle="miter"/>
                  <v:path arrowok="t" textboxrect="0,0,2300351,161544"/>
                </v:shape>
                <v:rect id="Rectangle 65147" o:spid="_x0000_s1049" style="position:absolute;left:9006;top:6564;width:30084;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" filled="f" stroked="f">
                  <v:textbox inset="0,0,0,0">
                    <w:txbxContent>
                      <w:p w14:paraId="6D68D253" w14:textId="77777777" w:rsidR="00B818CB" w:rsidRPr="002E3D5B" w:rsidRDefault="00B818CB">
                        <w:pPr>
                          <w:spacing w:after="160" w:line="259" w:lineRule="auto"/>
                          <w:ind w:right="0" w:firstLine="0"/>
                          <w:jc w:val="left"/>
                          <w:rPr>
                            <w:rFonts w:ascii="Times New Roman" w:hAnsi="Times New Roman" w:cs="Times New Roman"/>
                            <w:sz w:val="24"/>
                            <w:szCs w:val="24"/>
                          </w:rPr>
                        </w:pPr>
                        <w:r w:rsidRPr="002E3D5B">
                          <w:rPr>
                            <w:rFonts w:ascii="Times New Roman" w:hAnsi="Times New Roman" w:cs="Times New Roman"/>
                            <w:sz w:val="24"/>
                            <w:szCs w:val="24"/>
                          </w:rPr>
                          <w:t>Attention:  [____________________</w:t>
                        </w:r>
                      </w:p>
                    </w:txbxContent>
                  </v:textbox>
                </v:rect>
                <v:rect id="Rectangle 65148" o:spid="_x0000_s1050" style="position:absolute;left:31621;top:656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" filled="f" stroked="f">
                  <v:textbox inset="0,0,0,0">
                    <w:txbxContent>
                      <w:p w14:paraId="2E19173B" w14:textId="77777777" w:rsidR="00B818CB" w:rsidRDefault="00B818CB">
                        <w:pPr>
                          <w:spacing w:after="160" w:line="259" w:lineRule="auto"/>
                          <w:ind w:right="0" w:firstLine="0"/>
                          <w:jc w:val="left"/>
                        </w:pPr>
                        <w:r>
                          <w:t>]</w:t>
                        </w:r>
                      </w:p>
                    </w:txbxContent>
                  </v:textbox>
                </v:rect>
                <v:rect id="Rectangle 6724" o:spid="_x0000_s1051" style="position:absolute;left:32009;top:656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w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R4A8FMYAAADdAAAA&#10;DwAAAAAAAAAAAAAAAAAHAgAAZHJzL2Rvd25yZXYueG1sUEsFBgAAAAADAAMAtwAAAPoCAAAAAA==&#10;" filled="f" stroked="f">
                  <v:textbox inset="0,0,0,0">
                    <w:txbxContent>
                      <w:p w14:paraId="06BC7B58" w14:textId="77777777" w:rsidR="00B818CB" w:rsidRDefault="00B818CB">
                        <w:pPr>
                          <w:spacing w:after="160" w:line="259" w:lineRule="auto"/>
                          <w:ind w:right="0" w:firstLine="0"/>
                          <w:jc w:val="left"/>
                        </w:pPr>
                        <w:r>
                          <w:t xml:space="preserve"> </w:t>
                        </w:r>
                      </w:p>
                    </w:txbxContent>
                  </v:textbox>
                </v:rect>
                <w10:anchorlock/>
              </v:group>
            </w:pict>
          </mc:Fallback>
        </mc:AlternateContent>
      </w:r>
    </w:p>
    <w:p w14:paraId="67CFA8A7" w14:textId="77777777" w:rsidR="00F93A98" w:rsidRPr="00BE2142" w:rsidRDefault="00B818CB" w:rsidP="0080369B">
      <w:pPr>
        <w:spacing w:after="9"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485F818"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 Any notice, if mailed properly addressed, postage prepaid, shall be deemed received five (5) days after the date of mailing as indicated on the certified or registered mail receipt, or two (2) days after the date of mailing if sent by courier service or on the date of delivery if hand delivered.  In the case of notices under this Agreement pertaining to Task Orders executed by an Affiliate of Novartis, such notices shall be sent to the address of such Affiliate on the relevant Task Order. </w:t>
      </w:r>
    </w:p>
    <w:p w14:paraId="428B7A00"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BD41E33" w14:textId="77777777" w:rsidR="00F93A98" w:rsidRPr="00BE2142" w:rsidRDefault="00B818CB" w:rsidP="0080369B">
      <w:pPr>
        <w:spacing w:after="7"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3978051" w14:textId="32178462" w:rsidR="0080369B" w:rsidRPr="00BE2142" w:rsidRDefault="00B818CB" w:rsidP="0080369B">
      <w:pPr>
        <w:spacing w:line="250" w:lineRule="auto"/>
        <w:ind w:left="319" w:right="0" w:hanging="10"/>
        <w:rPr>
          <w:rFonts w:ascii="Times New Roman" w:hAnsi="Times New Roman" w:cs="Times New Roman"/>
          <w:b/>
          <w:sz w:val="24"/>
          <w:szCs w:val="24"/>
        </w:rPr>
      </w:pPr>
      <w:r w:rsidRPr="00BE2142">
        <w:rPr>
          <w:rFonts w:ascii="Times New Roman" w:hAnsi="Times New Roman" w:cs="Times New Roman"/>
          <w:b/>
          <w:sz w:val="24"/>
          <w:szCs w:val="24"/>
        </w:rPr>
        <w:t>Section 1</w:t>
      </w:r>
      <w:ins w:id="174" w:author="Kiran Bhutada" w:date="2023-08-28T17:43:00Z">
        <w:r w:rsidR="0037132C" w:rsidRPr="00BE2142">
          <w:rPr>
            <w:rFonts w:ascii="Times New Roman" w:hAnsi="Times New Roman" w:cs="Times New Roman"/>
            <w:b/>
            <w:sz w:val="24"/>
            <w:szCs w:val="24"/>
          </w:rPr>
          <w:t>7</w:t>
        </w:r>
      </w:ins>
      <w:del w:id="175" w:author="Kiran Bhutada" w:date="2023-08-28T17:43:00Z">
        <w:r w:rsidRPr="00BE2142" w:rsidDel="0037132C">
          <w:rPr>
            <w:rFonts w:ascii="Times New Roman" w:hAnsi="Times New Roman" w:cs="Times New Roman"/>
            <w:b/>
            <w:sz w:val="24"/>
            <w:szCs w:val="24"/>
          </w:rPr>
          <w:delText>6</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u w:val="single" w:color="000000"/>
        </w:rPr>
        <w:t xml:space="preserve">Entire Agreement; </w:t>
      </w:r>
      <w:ins w:id="176" w:author="Kiran Bhutada" w:date="2023-08-31T16:50:00Z">
        <w:r w:rsidR="00BE2142" w:rsidRPr="00BE2142">
          <w:rPr>
            <w:rFonts w:ascii="Times New Roman" w:hAnsi="Times New Roman" w:cs="Times New Roman"/>
            <w:b/>
            <w:sz w:val="24"/>
            <w:szCs w:val="24"/>
            <w:u w:val="single" w:color="000000"/>
          </w:rPr>
          <w:t xml:space="preserve">Force majeure; </w:t>
        </w:r>
      </w:ins>
      <w:r w:rsidRPr="00BE2142">
        <w:rPr>
          <w:rFonts w:ascii="Times New Roman" w:hAnsi="Times New Roman" w:cs="Times New Roman"/>
          <w:b/>
          <w:sz w:val="24"/>
          <w:szCs w:val="24"/>
          <w:u w:val="single" w:color="000000"/>
        </w:rPr>
        <w:t>Variation, Amendments; Waiver; Severability; Electronic</w:t>
      </w:r>
      <w:r w:rsidRPr="00BE2142">
        <w:rPr>
          <w:rFonts w:ascii="Times New Roman" w:hAnsi="Times New Roman" w:cs="Times New Roman"/>
          <w:b/>
          <w:sz w:val="24"/>
          <w:szCs w:val="24"/>
          <w:u w:val="single"/>
        </w:rPr>
        <w:t xml:space="preserve"> Signatures; Governing Law and Venue.</w:t>
      </w:r>
      <w:r w:rsidRPr="00BE2142">
        <w:rPr>
          <w:rFonts w:ascii="Times New Roman" w:hAnsi="Times New Roman" w:cs="Times New Roman"/>
          <w:b/>
          <w:sz w:val="24"/>
          <w:szCs w:val="24"/>
        </w:rPr>
        <w:t xml:space="preserve"> </w:t>
      </w:r>
    </w:p>
    <w:p w14:paraId="36226B95" w14:textId="77777777" w:rsidR="00F93A98" w:rsidRPr="00BE2142" w:rsidRDefault="00B818CB" w:rsidP="0080369B">
      <w:pPr>
        <w:spacing w:after="9"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18609E5" w14:textId="2D1FE1C9" w:rsidR="00F93A98" w:rsidRPr="00BE2142" w:rsidRDefault="00B818CB" w:rsidP="0080369B">
      <w:pPr>
        <w:ind w:left="309" w:right="15"/>
        <w:rPr>
          <w:ins w:id="177" w:author="Kiran Bhutada" w:date="2023-08-31T16:50:00Z"/>
          <w:rFonts w:ascii="Times New Roman" w:hAnsi="Times New Roman" w:cs="Times New Roman"/>
          <w:b/>
          <w:sz w:val="24"/>
          <w:szCs w:val="24"/>
        </w:rPr>
      </w:pPr>
      <w:r w:rsidRPr="00BE2142">
        <w:rPr>
          <w:rFonts w:ascii="Times New Roman" w:hAnsi="Times New Roman" w:cs="Times New Roman"/>
          <w:b/>
          <w:sz w:val="24"/>
          <w:szCs w:val="24"/>
        </w:rPr>
        <w:t>1</w:t>
      </w:r>
      <w:ins w:id="178" w:author="Kiran Bhutada" w:date="2023-08-28T17:43:00Z">
        <w:r w:rsidR="0037132C" w:rsidRPr="00BE2142">
          <w:rPr>
            <w:rFonts w:ascii="Times New Roman" w:hAnsi="Times New Roman" w:cs="Times New Roman"/>
            <w:b/>
            <w:sz w:val="24"/>
            <w:szCs w:val="24"/>
          </w:rPr>
          <w:t>7</w:t>
        </w:r>
      </w:ins>
      <w:del w:id="179" w:author="Kiran Bhutada" w:date="2023-08-28T17:43:00Z">
        <w:r w:rsidRPr="00BE2142" w:rsidDel="0037132C">
          <w:rPr>
            <w:rFonts w:ascii="Times New Roman" w:hAnsi="Times New Roman" w:cs="Times New Roman"/>
            <w:b/>
            <w:sz w:val="24"/>
            <w:szCs w:val="24"/>
          </w:rPr>
          <w:delText>6</w:delText>
        </w:r>
      </w:del>
      <w:r w:rsidRPr="00BE2142">
        <w:rPr>
          <w:rFonts w:ascii="Times New Roman" w:hAnsi="Times New Roman" w:cs="Times New Roman"/>
          <w:b/>
          <w:sz w:val="24"/>
          <w:szCs w:val="24"/>
        </w:rPr>
        <w:t xml:space="preserve">.1 Entire Agreement.  </w:t>
      </w:r>
      <w:r w:rsidRPr="00BE2142">
        <w:rPr>
          <w:rFonts w:ascii="Times New Roman" w:hAnsi="Times New Roman" w:cs="Times New Roman"/>
          <w:sz w:val="24"/>
          <w:szCs w:val="24"/>
        </w:rPr>
        <w:t xml:space="preserve">This Agreement and any Task Orders issued hereunder represents the entire understanding of the parties with respect to the subject matter hereof and shall merge and supersede all prior and contemporaneous agreements or understandings, oral or written, with respect thereto.  </w:t>
      </w:r>
      <w:r w:rsidRPr="00BE2142">
        <w:rPr>
          <w:rFonts w:ascii="Times New Roman" w:hAnsi="Times New Roman" w:cs="Times New Roman"/>
          <w:b/>
          <w:sz w:val="24"/>
          <w:szCs w:val="24"/>
        </w:rPr>
        <w:t xml:space="preserve"> </w:t>
      </w:r>
    </w:p>
    <w:p w14:paraId="3B259903" w14:textId="24F60E72" w:rsidR="00BE2142" w:rsidRPr="00BE2142" w:rsidRDefault="00BE2142" w:rsidP="0080369B">
      <w:pPr>
        <w:ind w:left="309" w:right="15"/>
        <w:rPr>
          <w:ins w:id="180" w:author="Kiran Bhutada" w:date="2023-08-31T16:50:00Z"/>
          <w:rFonts w:ascii="Times New Roman" w:hAnsi="Times New Roman" w:cs="Times New Roman"/>
          <w:sz w:val="24"/>
          <w:szCs w:val="24"/>
        </w:rPr>
      </w:pPr>
    </w:p>
    <w:p w14:paraId="19190241" w14:textId="77777777" w:rsidR="00BE2142" w:rsidRPr="00BE2142" w:rsidRDefault="00BE2142" w:rsidP="00BE2142">
      <w:pPr>
        <w:pStyle w:val="ListParagraph"/>
        <w:spacing w:after="0" w:line="240" w:lineRule="auto"/>
        <w:ind w:left="567" w:right="0" w:firstLine="0"/>
        <w:rPr>
          <w:ins w:id="181" w:author="Kiran Bhutada" w:date="2023-08-31T16:50:00Z"/>
          <w:rFonts w:ascii="Times New Roman" w:eastAsia="Times New Roman" w:hAnsi="Times New Roman" w:cs="Times New Roman"/>
          <w:bCs/>
          <w:sz w:val="24"/>
          <w:szCs w:val="24"/>
          <w:lang w:eastAsia="x-none"/>
        </w:rPr>
        <w:pPrChange w:id="182" w:author="Kiran Bhutada" w:date="2023-08-31T16:50:00Z">
          <w:pPr>
            <w:pStyle w:val="ListParagraph"/>
            <w:numPr>
              <w:ilvl w:val="1"/>
              <w:numId w:val="28"/>
            </w:numPr>
            <w:spacing w:after="0" w:line="240" w:lineRule="auto"/>
            <w:ind w:left="792" w:right="0" w:hanging="432"/>
          </w:pPr>
        </w:pPrChange>
      </w:pPr>
      <w:ins w:id="183" w:author="Kiran Bhutada" w:date="2023-08-31T16:50:00Z">
        <w:r w:rsidRPr="00BE2142">
          <w:rPr>
            <w:rFonts w:ascii="Times New Roman" w:hAnsi="Times New Roman" w:cs="Times New Roman"/>
            <w:b/>
            <w:sz w:val="24"/>
            <w:szCs w:val="24"/>
            <w:rPrChange w:id="184" w:author="Kiran Bhutada" w:date="2023-08-31T16:51:00Z">
              <w:rPr>
                <w:rFonts w:ascii="Times New Roman" w:hAnsi="Times New Roman" w:cs="Times New Roman"/>
                <w:sz w:val="24"/>
                <w:szCs w:val="24"/>
              </w:rPr>
            </w:rPrChange>
          </w:rPr>
          <w:t xml:space="preserve">17.2 </w:t>
        </w:r>
        <w:r w:rsidRPr="00BE2142">
          <w:rPr>
            <w:rFonts w:ascii="Times New Roman" w:eastAsia="Times New Roman" w:hAnsi="Times New Roman" w:cs="Times New Roman"/>
            <w:b/>
            <w:sz w:val="24"/>
            <w:szCs w:val="24"/>
            <w:u w:val="single"/>
            <w:lang w:eastAsia="x-none"/>
            <w:rPrChange w:id="185" w:author="Kiran Bhutada" w:date="2023-08-31T16:51:00Z">
              <w:rPr>
                <w:rFonts w:ascii="Times New Roman" w:eastAsia="Times New Roman" w:hAnsi="Times New Roman" w:cs="Times New Roman"/>
                <w:sz w:val="24"/>
                <w:szCs w:val="24"/>
                <w:u w:val="single"/>
                <w:lang w:eastAsia="x-none"/>
              </w:rPr>
            </w:rPrChange>
          </w:rPr>
          <w:t>Force Majeure</w:t>
        </w:r>
        <w:r w:rsidRPr="00BE2142">
          <w:rPr>
            <w:rFonts w:ascii="Times New Roman" w:eastAsia="Times New Roman" w:hAnsi="Times New Roman" w:cs="Times New Roman"/>
            <w:sz w:val="24"/>
            <w:szCs w:val="24"/>
            <w:lang w:eastAsia="x-none"/>
          </w:rPr>
          <w:t>: Neither Party to this Agreement shall be liable to the other Party for any delay or failure on its part in performing any of its obligations under this Agreement resulting from any cause beyond</w:t>
        </w:r>
        <w:r w:rsidRPr="00BE2142">
          <w:rPr>
            <w:rFonts w:ascii="Times New Roman" w:eastAsia="Times New Roman" w:hAnsi="Times New Roman" w:cs="Times New Roman"/>
            <w:bCs/>
            <w:sz w:val="24"/>
            <w:szCs w:val="24"/>
            <w:lang w:eastAsia="x-none"/>
          </w:rPr>
          <w:t xml:space="preserve"> its reasonable control, including but not limiting to, strikes, riots, protests, mass demonstration, government imposed restrictions, civil commotion, fire, floods, explosions, acts of God, acts of State, war, enemy action or terrorist action.</w:t>
        </w:r>
      </w:ins>
    </w:p>
    <w:p w14:paraId="0E94F572" w14:textId="4AF068C2" w:rsidR="00BE2142" w:rsidRPr="00BE2142" w:rsidRDefault="00BE2142" w:rsidP="0080369B">
      <w:pPr>
        <w:ind w:left="309" w:right="15"/>
        <w:rPr>
          <w:rFonts w:ascii="Times New Roman" w:hAnsi="Times New Roman" w:cs="Times New Roman"/>
          <w:sz w:val="24"/>
          <w:szCs w:val="24"/>
        </w:rPr>
      </w:pPr>
      <w:bookmarkStart w:id="186" w:name="_GoBack"/>
      <w:bookmarkEnd w:id="186"/>
    </w:p>
    <w:p w14:paraId="6E367D11"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B68DE13" w14:textId="5032CB8B"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187" w:author="Kiran Bhutada" w:date="2023-08-28T17:43:00Z">
        <w:r w:rsidR="0037132C" w:rsidRPr="00BE2142">
          <w:rPr>
            <w:rFonts w:ascii="Times New Roman" w:hAnsi="Times New Roman" w:cs="Times New Roman"/>
            <w:b/>
            <w:sz w:val="24"/>
            <w:szCs w:val="24"/>
          </w:rPr>
          <w:t>7</w:t>
        </w:r>
      </w:ins>
      <w:del w:id="188" w:author="Kiran Bhutada" w:date="2023-08-28T17:43:00Z">
        <w:r w:rsidRPr="00BE2142" w:rsidDel="0037132C">
          <w:rPr>
            <w:rFonts w:ascii="Times New Roman" w:hAnsi="Times New Roman" w:cs="Times New Roman"/>
            <w:b/>
            <w:sz w:val="24"/>
            <w:szCs w:val="24"/>
          </w:rPr>
          <w:delText>6</w:delText>
        </w:r>
      </w:del>
      <w:r w:rsidRPr="00BE2142">
        <w:rPr>
          <w:rFonts w:ascii="Times New Roman" w:hAnsi="Times New Roman" w:cs="Times New Roman"/>
          <w:b/>
          <w:sz w:val="24"/>
          <w:szCs w:val="24"/>
        </w:rPr>
        <w:t>.</w:t>
      </w:r>
      <w:ins w:id="189" w:author="Kiran Bhutada" w:date="2023-08-31T16:50:00Z">
        <w:r w:rsidR="00BE2142" w:rsidRPr="00BE2142">
          <w:rPr>
            <w:rFonts w:ascii="Times New Roman" w:hAnsi="Times New Roman" w:cs="Times New Roman"/>
            <w:b/>
            <w:sz w:val="24"/>
            <w:szCs w:val="24"/>
          </w:rPr>
          <w:t>3</w:t>
        </w:r>
      </w:ins>
      <w:del w:id="190" w:author="Kiran Bhutada" w:date="2023-08-31T16:50:00Z">
        <w:r w:rsidRPr="00BE2142" w:rsidDel="00BE2142">
          <w:rPr>
            <w:rFonts w:ascii="Times New Roman" w:hAnsi="Times New Roman" w:cs="Times New Roman"/>
            <w:b/>
            <w:sz w:val="24"/>
            <w:szCs w:val="24"/>
          </w:rPr>
          <w:delText>2</w:delText>
        </w:r>
      </w:del>
      <w:r w:rsidRPr="00BE2142">
        <w:rPr>
          <w:rFonts w:ascii="Times New Roman" w:hAnsi="Times New Roman" w:cs="Times New Roman"/>
          <w:b/>
          <w:sz w:val="24"/>
          <w:szCs w:val="24"/>
        </w:rPr>
        <w:t xml:space="preserve"> Variation, Amendments.  </w:t>
      </w:r>
      <w:r w:rsidRPr="00BE2142">
        <w:rPr>
          <w:rFonts w:ascii="Times New Roman" w:hAnsi="Times New Roman" w:cs="Times New Roman"/>
          <w:sz w:val="24"/>
          <w:szCs w:val="24"/>
        </w:rPr>
        <w:t xml:space="preserve">This Agreement and any Task Order issued hereunder shall not be modified except by a written agreement signed by the parties hereto or a written agreement signed in the same form as this Agreement or the applicable Task Order, in all cases specifying that it is a modification to the Agreement or Task Order.  Purchase orders, quotations or other similar related documents shall not be deemed to be a modification to this Agreement and/or any Task Order.  </w:t>
      </w:r>
      <w:r w:rsidRPr="00BE2142">
        <w:rPr>
          <w:rFonts w:ascii="Times New Roman" w:hAnsi="Times New Roman" w:cs="Times New Roman"/>
          <w:b/>
          <w:sz w:val="24"/>
          <w:szCs w:val="24"/>
        </w:rPr>
        <w:t xml:space="preserve"> </w:t>
      </w:r>
    </w:p>
    <w:p w14:paraId="411C6421"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93A2F09" w14:textId="32A8E485"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191" w:author="Kiran Bhutada" w:date="2023-08-28T17:43:00Z">
        <w:r w:rsidR="0037132C" w:rsidRPr="00BE2142">
          <w:rPr>
            <w:rFonts w:ascii="Times New Roman" w:hAnsi="Times New Roman" w:cs="Times New Roman"/>
            <w:b/>
            <w:sz w:val="24"/>
            <w:szCs w:val="24"/>
          </w:rPr>
          <w:t>7</w:t>
        </w:r>
      </w:ins>
      <w:del w:id="192" w:author="Kiran Bhutada" w:date="2023-08-28T17:43:00Z">
        <w:r w:rsidRPr="00BE2142" w:rsidDel="0037132C">
          <w:rPr>
            <w:rFonts w:ascii="Times New Roman" w:hAnsi="Times New Roman" w:cs="Times New Roman"/>
            <w:b/>
            <w:sz w:val="24"/>
            <w:szCs w:val="24"/>
          </w:rPr>
          <w:delText>6</w:delText>
        </w:r>
      </w:del>
      <w:r w:rsidRPr="00BE2142">
        <w:rPr>
          <w:rFonts w:ascii="Times New Roman" w:hAnsi="Times New Roman" w:cs="Times New Roman"/>
          <w:b/>
          <w:sz w:val="24"/>
          <w:szCs w:val="24"/>
        </w:rPr>
        <w:t>.</w:t>
      </w:r>
      <w:ins w:id="193" w:author="Kiran Bhutada" w:date="2023-08-31T16:50:00Z">
        <w:r w:rsidR="00BE2142" w:rsidRPr="00BE2142">
          <w:rPr>
            <w:rFonts w:ascii="Times New Roman" w:hAnsi="Times New Roman" w:cs="Times New Roman"/>
            <w:b/>
            <w:sz w:val="24"/>
            <w:szCs w:val="24"/>
          </w:rPr>
          <w:t>4</w:t>
        </w:r>
      </w:ins>
      <w:del w:id="194" w:author="Kiran Bhutada" w:date="2023-08-31T16:50:00Z">
        <w:r w:rsidRPr="00BE2142" w:rsidDel="00BE2142">
          <w:rPr>
            <w:rFonts w:ascii="Times New Roman" w:hAnsi="Times New Roman" w:cs="Times New Roman"/>
            <w:b/>
            <w:sz w:val="24"/>
            <w:szCs w:val="24"/>
          </w:rPr>
          <w:delText>3</w:delText>
        </w:r>
      </w:del>
      <w:r w:rsidRPr="00BE2142">
        <w:rPr>
          <w:rFonts w:ascii="Times New Roman" w:hAnsi="Times New Roman" w:cs="Times New Roman"/>
          <w:b/>
          <w:sz w:val="24"/>
          <w:szCs w:val="24"/>
        </w:rPr>
        <w:t xml:space="preserve"> Waiver.  </w:t>
      </w:r>
      <w:r w:rsidRPr="00BE2142">
        <w:rPr>
          <w:rFonts w:ascii="Times New Roman" w:hAnsi="Times New Roman" w:cs="Times New Roman"/>
          <w:sz w:val="24"/>
          <w:szCs w:val="24"/>
        </w:rPr>
        <w:t xml:space="preserve">The failure of a party to insist upon strict adherence to any term of this Agreement on any occasion shall not be considered a waiver or deprive that party of the right to insist upon strict adherence to that term or any other term of this Agreement.  Any waiver must be in writing and signed by the party making the waiver.  </w:t>
      </w:r>
      <w:r w:rsidRPr="00BE2142">
        <w:rPr>
          <w:rFonts w:ascii="Times New Roman" w:hAnsi="Times New Roman" w:cs="Times New Roman"/>
          <w:b/>
          <w:sz w:val="24"/>
          <w:szCs w:val="24"/>
        </w:rPr>
        <w:t xml:space="preserve"> </w:t>
      </w:r>
    </w:p>
    <w:p w14:paraId="482B5F6F"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2F90635" w14:textId="50C2AE0C"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195" w:author="Kiran Bhutada" w:date="2023-08-28T17:43:00Z">
        <w:r w:rsidR="0037132C" w:rsidRPr="00BE2142">
          <w:rPr>
            <w:rFonts w:ascii="Times New Roman" w:hAnsi="Times New Roman" w:cs="Times New Roman"/>
            <w:b/>
            <w:sz w:val="24"/>
            <w:szCs w:val="24"/>
          </w:rPr>
          <w:t>7</w:t>
        </w:r>
      </w:ins>
      <w:del w:id="196" w:author="Kiran Bhutada" w:date="2023-08-28T17:43:00Z">
        <w:r w:rsidRPr="00BE2142" w:rsidDel="0037132C">
          <w:rPr>
            <w:rFonts w:ascii="Times New Roman" w:hAnsi="Times New Roman" w:cs="Times New Roman"/>
            <w:b/>
            <w:sz w:val="24"/>
            <w:szCs w:val="24"/>
          </w:rPr>
          <w:delText>6</w:delText>
        </w:r>
      </w:del>
      <w:r w:rsidRPr="00BE2142">
        <w:rPr>
          <w:rFonts w:ascii="Times New Roman" w:hAnsi="Times New Roman" w:cs="Times New Roman"/>
          <w:b/>
          <w:sz w:val="24"/>
          <w:szCs w:val="24"/>
        </w:rPr>
        <w:t>.</w:t>
      </w:r>
      <w:ins w:id="197" w:author="Kiran Bhutada" w:date="2023-08-31T16:50:00Z">
        <w:r w:rsidR="00BE2142" w:rsidRPr="00BE2142">
          <w:rPr>
            <w:rFonts w:ascii="Times New Roman" w:hAnsi="Times New Roman" w:cs="Times New Roman"/>
            <w:b/>
            <w:sz w:val="24"/>
            <w:szCs w:val="24"/>
          </w:rPr>
          <w:t>5</w:t>
        </w:r>
      </w:ins>
      <w:del w:id="198" w:author="Kiran Bhutada" w:date="2023-08-31T16:50:00Z">
        <w:r w:rsidRPr="00BE2142" w:rsidDel="00BE2142">
          <w:rPr>
            <w:rFonts w:ascii="Times New Roman" w:hAnsi="Times New Roman" w:cs="Times New Roman"/>
            <w:b/>
            <w:sz w:val="24"/>
            <w:szCs w:val="24"/>
          </w:rPr>
          <w:delText>4</w:delText>
        </w:r>
      </w:del>
      <w:r w:rsidRPr="00BE2142">
        <w:rPr>
          <w:rFonts w:ascii="Times New Roman" w:hAnsi="Times New Roman" w:cs="Times New Roman"/>
          <w:b/>
          <w:sz w:val="24"/>
          <w:szCs w:val="24"/>
        </w:rPr>
        <w:t xml:space="preserve"> Severability.</w:t>
      </w:r>
      <w:r w:rsidRPr="00BE2142">
        <w:rPr>
          <w:rFonts w:ascii="Times New Roman" w:hAnsi="Times New Roman" w:cs="Times New Roman"/>
          <w:sz w:val="24"/>
          <w:szCs w:val="24"/>
        </w:rPr>
        <w:t xml:space="preserve">  If any term or provision of this Agreement is held to be invalid or unenforceable, in whole or in part, under any applicable enactment or rule of law, such illegality or unenforceability shall not affect the remainder of this Agreement, and the parties shall in good faith attempt to substitute a valid and enforceable provision which achieves to the nearest extent possible the same effect as would have been achieved by the invalid or unenforceable provision.  </w:t>
      </w:r>
      <w:r w:rsidRPr="00BE2142">
        <w:rPr>
          <w:rFonts w:ascii="Times New Roman" w:hAnsi="Times New Roman" w:cs="Times New Roman"/>
          <w:b/>
          <w:sz w:val="24"/>
          <w:szCs w:val="24"/>
        </w:rPr>
        <w:t xml:space="preserve"> </w:t>
      </w:r>
    </w:p>
    <w:p w14:paraId="666FF3C5"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FE7C892" w14:textId="5AE3D6EA"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199" w:author="Kiran Bhutada" w:date="2023-08-28T17:44:00Z">
        <w:r w:rsidR="0037132C" w:rsidRPr="00BE2142">
          <w:rPr>
            <w:rFonts w:ascii="Times New Roman" w:hAnsi="Times New Roman" w:cs="Times New Roman"/>
            <w:b/>
            <w:sz w:val="24"/>
            <w:szCs w:val="24"/>
          </w:rPr>
          <w:t>7</w:t>
        </w:r>
      </w:ins>
      <w:del w:id="200" w:author="Kiran Bhutada" w:date="2023-08-28T17:44:00Z">
        <w:r w:rsidRPr="00BE2142" w:rsidDel="0037132C">
          <w:rPr>
            <w:rFonts w:ascii="Times New Roman" w:hAnsi="Times New Roman" w:cs="Times New Roman"/>
            <w:b/>
            <w:sz w:val="24"/>
            <w:szCs w:val="24"/>
          </w:rPr>
          <w:delText>6</w:delText>
        </w:r>
      </w:del>
      <w:r w:rsidRPr="00BE2142">
        <w:rPr>
          <w:rFonts w:ascii="Times New Roman" w:hAnsi="Times New Roman" w:cs="Times New Roman"/>
          <w:b/>
          <w:sz w:val="24"/>
          <w:szCs w:val="24"/>
        </w:rPr>
        <w:t>.</w:t>
      </w:r>
      <w:ins w:id="201" w:author="Kiran Bhutada" w:date="2023-08-31T16:51:00Z">
        <w:r w:rsidR="00BE2142" w:rsidRPr="00BE2142">
          <w:rPr>
            <w:rFonts w:ascii="Times New Roman" w:hAnsi="Times New Roman" w:cs="Times New Roman"/>
            <w:b/>
            <w:sz w:val="24"/>
            <w:szCs w:val="24"/>
          </w:rPr>
          <w:t>6</w:t>
        </w:r>
      </w:ins>
      <w:del w:id="202" w:author="Kiran Bhutada" w:date="2023-08-31T16:50:00Z">
        <w:r w:rsidRPr="00BE2142" w:rsidDel="00BE2142">
          <w:rPr>
            <w:rFonts w:ascii="Times New Roman" w:hAnsi="Times New Roman" w:cs="Times New Roman"/>
            <w:b/>
            <w:sz w:val="24"/>
            <w:szCs w:val="24"/>
          </w:rPr>
          <w:delText>5</w:delText>
        </w:r>
      </w:del>
      <w:r w:rsidRPr="00BE2142">
        <w:rPr>
          <w:rFonts w:ascii="Times New Roman" w:hAnsi="Times New Roman" w:cs="Times New Roman"/>
          <w:b/>
          <w:sz w:val="24"/>
          <w:szCs w:val="24"/>
        </w:rPr>
        <w:t xml:space="preserve"> Electronic Signatures.  </w:t>
      </w:r>
      <w:r w:rsidRPr="00BE2142">
        <w:rPr>
          <w:rFonts w:ascii="Times New Roman" w:hAnsi="Times New Roman" w:cs="Times New Roman"/>
          <w:sz w:val="24"/>
          <w:szCs w:val="24"/>
        </w:rPr>
        <w:t>The parties recognize the use of simple electronic signatures (e.g. DocuSign) as legally valid and binding for entering into agreements (including without limitation this Agreement) unless applicable law mandates any other form of execution.</w:t>
      </w:r>
      <w:r w:rsidRPr="00BE2142">
        <w:rPr>
          <w:rFonts w:ascii="Times New Roman" w:hAnsi="Times New Roman" w:cs="Times New Roman"/>
          <w:b/>
          <w:sz w:val="24"/>
          <w:szCs w:val="24"/>
        </w:rPr>
        <w:t xml:space="preserve"> </w:t>
      </w:r>
    </w:p>
    <w:p w14:paraId="2A067A7B"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5959AD2" w14:textId="13C85471"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03" w:author="Kiran Bhutada" w:date="2023-08-28T17:44:00Z">
        <w:r w:rsidR="0037132C" w:rsidRPr="00BE2142">
          <w:rPr>
            <w:rFonts w:ascii="Times New Roman" w:hAnsi="Times New Roman" w:cs="Times New Roman"/>
            <w:b/>
            <w:sz w:val="24"/>
            <w:szCs w:val="24"/>
          </w:rPr>
          <w:t>7</w:t>
        </w:r>
      </w:ins>
      <w:del w:id="204" w:author="Kiran Bhutada" w:date="2023-08-28T17:44:00Z">
        <w:r w:rsidRPr="00BE2142" w:rsidDel="0037132C">
          <w:rPr>
            <w:rFonts w:ascii="Times New Roman" w:hAnsi="Times New Roman" w:cs="Times New Roman"/>
            <w:b/>
            <w:sz w:val="24"/>
            <w:szCs w:val="24"/>
          </w:rPr>
          <w:delText>6</w:delText>
        </w:r>
      </w:del>
      <w:r w:rsidRPr="00BE2142">
        <w:rPr>
          <w:rFonts w:ascii="Times New Roman" w:hAnsi="Times New Roman" w:cs="Times New Roman"/>
          <w:b/>
          <w:sz w:val="24"/>
          <w:szCs w:val="24"/>
        </w:rPr>
        <w:t>.</w:t>
      </w:r>
      <w:ins w:id="205" w:author="Kiran Bhutada" w:date="2023-08-31T16:51:00Z">
        <w:r w:rsidR="00BE2142" w:rsidRPr="00BE2142">
          <w:rPr>
            <w:rFonts w:ascii="Times New Roman" w:hAnsi="Times New Roman" w:cs="Times New Roman"/>
            <w:b/>
            <w:sz w:val="24"/>
            <w:szCs w:val="24"/>
          </w:rPr>
          <w:t>7</w:t>
        </w:r>
      </w:ins>
      <w:del w:id="206" w:author="Kiran Bhutada" w:date="2023-08-31T16:51:00Z">
        <w:r w:rsidRPr="00BE2142" w:rsidDel="00BE2142">
          <w:rPr>
            <w:rFonts w:ascii="Times New Roman" w:hAnsi="Times New Roman" w:cs="Times New Roman"/>
            <w:b/>
            <w:sz w:val="24"/>
            <w:szCs w:val="24"/>
          </w:rPr>
          <w:delText>6</w:delText>
        </w:r>
      </w:del>
      <w:r w:rsidRPr="00BE2142">
        <w:rPr>
          <w:rFonts w:ascii="Times New Roman" w:hAnsi="Times New Roman" w:cs="Times New Roman"/>
          <w:b/>
          <w:sz w:val="24"/>
          <w:szCs w:val="24"/>
        </w:rPr>
        <w:t xml:space="preserve"> Governing Law and Venue.  </w:t>
      </w:r>
      <w:r w:rsidRPr="00BE2142">
        <w:rPr>
          <w:rFonts w:ascii="Times New Roman" w:hAnsi="Times New Roman" w:cs="Times New Roman"/>
          <w:sz w:val="24"/>
          <w:szCs w:val="24"/>
        </w:rPr>
        <w:t>This agreement shall be construed in accordance with, and governed by, the laws of Switzerland, without regard to the conflict of law provisions thereof and excluding the UN Convention on Contracts for the International Sale of Goods (CISG). Any dispute arising under, out of or in connection with or related to this Agreement, including, without limitation, disputes regarding its existence, validity, interpretation, performance, breach or termination shall be submitted exclusively to the competent courts of the Canton of Basel-Stadt, Switzerland, without restricting any rights of appeal.</w:t>
      </w:r>
      <w:r w:rsidRPr="00BE2142">
        <w:rPr>
          <w:rFonts w:ascii="Times New Roman" w:hAnsi="Times New Roman" w:cs="Times New Roman"/>
          <w:b/>
          <w:sz w:val="24"/>
          <w:szCs w:val="24"/>
        </w:rPr>
        <w:t xml:space="preserve"> </w:t>
      </w:r>
    </w:p>
    <w:p w14:paraId="676157D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C7375A6" w14:textId="77777777" w:rsidR="00F93A98" w:rsidRPr="00BE2142" w:rsidRDefault="00B818CB" w:rsidP="0080369B">
      <w:pPr>
        <w:spacing w:after="9"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4753108" w14:textId="77777777" w:rsidR="00F93A98" w:rsidRPr="00BE2142" w:rsidRDefault="00B818CB" w:rsidP="0080369B">
      <w:pPr>
        <w:tabs>
          <w:tab w:val="center" w:pos="906"/>
          <w:tab w:val="center" w:pos="2578"/>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Section 1</w:t>
      </w:r>
      <w:ins w:id="207" w:author="Kiran Bhutada" w:date="2023-08-28T17:44:00Z">
        <w:r w:rsidR="0037132C" w:rsidRPr="00BE2142">
          <w:rPr>
            <w:rFonts w:ascii="Times New Roman" w:hAnsi="Times New Roman" w:cs="Times New Roman"/>
            <w:b/>
            <w:sz w:val="24"/>
            <w:szCs w:val="24"/>
          </w:rPr>
          <w:t>8</w:t>
        </w:r>
      </w:ins>
      <w:del w:id="208" w:author="Kiran Bhutada" w:date="2023-08-28T17:44:00Z">
        <w:r w:rsidRPr="00BE2142" w:rsidDel="0037132C">
          <w:rPr>
            <w:rFonts w:ascii="Times New Roman" w:hAnsi="Times New Roman" w:cs="Times New Roman"/>
            <w:b/>
            <w:sz w:val="24"/>
            <w:szCs w:val="24"/>
          </w:rPr>
          <w:delText>7</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rPr>
        <w:t>Data Protection</w:t>
      </w:r>
      <w:r w:rsidRPr="00BE2142">
        <w:rPr>
          <w:rFonts w:ascii="Times New Roman" w:hAnsi="Times New Roman" w:cs="Times New Roman"/>
          <w:b/>
          <w:sz w:val="24"/>
          <w:szCs w:val="24"/>
        </w:rPr>
        <w:t xml:space="preserve"> </w:t>
      </w:r>
    </w:p>
    <w:p w14:paraId="6EE6BD9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50376B0"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09" w:author="Kiran Bhutada" w:date="2023-08-28T17:44:00Z">
        <w:r w:rsidR="0037132C" w:rsidRPr="00BE2142">
          <w:rPr>
            <w:rFonts w:ascii="Times New Roman" w:hAnsi="Times New Roman" w:cs="Times New Roman"/>
            <w:b/>
            <w:sz w:val="24"/>
            <w:szCs w:val="24"/>
          </w:rPr>
          <w:t>8</w:t>
        </w:r>
      </w:ins>
      <w:del w:id="210" w:author="Kiran Bhutada" w:date="2023-08-28T17:44:00Z">
        <w:r w:rsidRPr="00BE2142" w:rsidDel="0037132C">
          <w:rPr>
            <w:rFonts w:ascii="Times New Roman" w:hAnsi="Times New Roman" w:cs="Times New Roman"/>
            <w:b/>
            <w:sz w:val="24"/>
            <w:szCs w:val="24"/>
          </w:rPr>
          <w:delText>7</w:delText>
        </w:r>
      </w:del>
      <w:r w:rsidRPr="00BE2142">
        <w:rPr>
          <w:rFonts w:ascii="Times New Roman" w:hAnsi="Times New Roman" w:cs="Times New Roman"/>
          <w:b/>
          <w:sz w:val="24"/>
          <w:szCs w:val="24"/>
        </w:rPr>
        <w:t xml:space="preserve">.1 </w:t>
      </w:r>
      <w:r w:rsidRPr="00BE2142">
        <w:rPr>
          <w:rFonts w:ascii="Times New Roman" w:hAnsi="Times New Roman" w:cs="Times New Roman"/>
          <w:sz w:val="24"/>
          <w:szCs w:val="24"/>
        </w:rPr>
        <w:t>The parties expect that for the Services provided under the Agreement Company will not be Processing, and will not be required to Process, Personal Data under applicable Data Protection Laws.</w:t>
      </w:r>
      <w:r w:rsidRPr="00BE2142">
        <w:rPr>
          <w:rFonts w:ascii="Times New Roman" w:hAnsi="Times New Roman" w:cs="Times New Roman"/>
          <w:b/>
          <w:i/>
          <w:sz w:val="24"/>
          <w:szCs w:val="24"/>
        </w:rPr>
        <w:t xml:space="preserve"> </w:t>
      </w:r>
    </w:p>
    <w:p w14:paraId="10ED001A"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F29A7D4"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11" w:author="Kiran Bhutada" w:date="2023-08-28T17:44:00Z">
        <w:r w:rsidR="0037132C" w:rsidRPr="00BE2142">
          <w:rPr>
            <w:rFonts w:ascii="Times New Roman" w:hAnsi="Times New Roman" w:cs="Times New Roman"/>
            <w:b/>
            <w:sz w:val="24"/>
            <w:szCs w:val="24"/>
          </w:rPr>
          <w:t>8</w:t>
        </w:r>
      </w:ins>
      <w:del w:id="212" w:author="Kiran Bhutada" w:date="2023-08-28T17:44:00Z">
        <w:r w:rsidRPr="00BE2142" w:rsidDel="0037132C">
          <w:rPr>
            <w:rFonts w:ascii="Times New Roman" w:hAnsi="Times New Roman" w:cs="Times New Roman"/>
            <w:b/>
            <w:sz w:val="24"/>
            <w:szCs w:val="24"/>
          </w:rPr>
          <w:delText>7</w:delText>
        </w:r>
      </w:del>
      <w:r w:rsidRPr="00BE2142">
        <w:rPr>
          <w:rFonts w:ascii="Times New Roman" w:hAnsi="Times New Roman" w:cs="Times New Roman"/>
          <w:b/>
          <w:sz w:val="24"/>
          <w:szCs w:val="24"/>
        </w:rPr>
        <w:t xml:space="preserve">.2 </w:t>
      </w:r>
      <w:r w:rsidRPr="00BE2142">
        <w:rPr>
          <w:rFonts w:ascii="Times New Roman" w:hAnsi="Times New Roman" w:cs="Times New Roman"/>
          <w:sz w:val="24"/>
          <w:szCs w:val="24"/>
        </w:rPr>
        <w:t xml:space="preserve">To the extent that Personal Data may be shared between the parties in the context of the Agreement, the parties undertake to comply with applicable Data Protection Laws. The parties agree and undertake that such Personal Data will only be </w:t>
      </w:r>
      <w:proofErr w:type="gramStart"/>
      <w:r w:rsidRPr="00BE2142">
        <w:rPr>
          <w:rFonts w:ascii="Times New Roman" w:hAnsi="Times New Roman" w:cs="Times New Roman"/>
          <w:sz w:val="24"/>
          <w:szCs w:val="24"/>
        </w:rPr>
        <w:t>Processed</w:t>
      </w:r>
      <w:proofErr w:type="gramEnd"/>
      <w:r w:rsidRPr="00BE2142">
        <w:rPr>
          <w:rFonts w:ascii="Times New Roman" w:hAnsi="Times New Roman" w:cs="Times New Roman"/>
          <w:sz w:val="24"/>
          <w:szCs w:val="24"/>
        </w:rPr>
        <w:t xml:space="preserve"> as far as is necessary and in order to fulfil the obligations as set out in the Agreement. </w:t>
      </w:r>
    </w:p>
    <w:p w14:paraId="2C186DAC"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0342A7D"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13" w:author="Kiran Bhutada" w:date="2023-08-28T17:44:00Z">
        <w:r w:rsidR="0037132C" w:rsidRPr="00BE2142">
          <w:rPr>
            <w:rFonts w:ascii="Times New Roman" w:hAnsi="Times New Roman" w:cs="Times New Roman"/>
            <w:b/>
            <w:sz w:val="24"/>
            <w:szCs w:val="24"/>
          </w:rPr>
          <w:t>8</w:t>
        </w:r>
      </w:ins>
      <w:del w:id="214" w:author="Kiran Bhutada" w:date="2023-08-28T17:44:00Z">
        <w:r w:rsidRPr="00BE2142" w:rsidDel="0037132C">
          <w:rPr>
            <w:rFonts w:ascii="Times New Roman" w:hAnsi="Times New Roman" w:cs="Times New Roman"/>
            <w:b/>
            <w:sz w:val="24"/>
            <w:szCs w:val="24"/>
          </w:rPr>
          <w:delText>7</w:delText>
        </w:r>
      </w:del>
      <w:r w:rsidRPr="00BE2142">
        <w:rPr>
          <w:rFonts w:ascii="Times New Roman" w:hAnsi="Times New Roman" w:cs="Times New Roman"/>
          <w:b/>
          <w:sz w:val="24"/>
          <w:szCs w:val="24"/>
        </w:rPr>
        <w:t xml:space="preserve">.3 </w:t>
      </w:r>
      <w:r w:rsidRPr="00BE2142">
        <w:rPr>
          <w:rFonts w:ascii="Times New Roman" w:hAnsi="Times New Roman" w:cs="Times New Roman"/>
          <w:sz w:val="24"/>
          <w:szCs w:val="24"/>
        </w:rPr>
        <w:t>For the purpose of this Section 1</w:t>
      </w:r>
      <w:ins w:id="215" w:author="Kiran Bhutada" w:date="2023-08-28T18:10:00Z">
        <w:r w:rsidR="00CD30DD" w:rsidRPr="00BE2142">
          <w:rPr>
            <w:rFonts w:ascii="Times New Roman" w:hAnsi="Times New Roman" w:cs="Times New Roman"/>
            <w:sz w:val="24"/>
            <w:szCs w:val="24"/>
          </w:rPr>
          <w:t>8</w:t>
        </w:r>
      </w:ins>
      <w:del w:id="216" w:author="Kiran Bhutada" w:date="2023-08-28T18:10:00Z">
        <w:r w:rsidRPr="00BE2142" w:rsidDel="00CD30DD">
          <w:rPr>
            <w:rFonts w:ascii="Times New Roman" w:hAnsi="Times New Roman" w:cs="Times New Roman"/>
            <w:sz w:val="24"/>
            <w:szCs w:val="24"/>
          </w:rPr>
          <w:delText>7</w:delText>
        </w:r>
      </w:del>
      <w:r w:rsidRPr="00BE2142">
        <w:rPr>
          <w:rFonts w:ascii="Times New Roman" w:hAnsi="Times New Roman" w:cs="Times New Roman"/>
          <w:sz w:val="24"/>
          <w:szCs w:val="24"/>
        </w:rPr>
        <w:t>, the expressions “</w:t>
      </w:r>
      <w:r w:rsidRPr="00BE2142">
        <w:rPr>
          <w:rFonts w:ascii="Times New Roman" w:hAnsi="Times New Roman" w:cs="Times New Roman"/>
          <w:sz w:val="24"/>
          <w:szCs w:val="24"/>
          <w:u w:val="single" w:color="000000"/>
        </w:rPr>
        <w:t>Data Protection Laws</w:t>
      </w:r>
      <w:r w:rsidRPr="00BE2142">
        <w:rPr>
          <w:rFonts w:ascii="Times New Roman" w:hAnsi="Times New Roman" w:cs="Times New Roman"/>
          <w:sz w:val="24"/>
          <w:szCs w:val="24"/>
        </w:rPr>
        <w:t>” shall mean any laws regulations and orders of any jurisdiction relating to the privacy, security, confidentiality and/or integrity of Personal Data that are applicable to the Processing of Personal Data under the Agreement, including but not limited to the EU General Data Protection Regulation (2016/679); “</w:t>
      </w:r>
      <w:r w:rsidRPr="00BE2142">
        <w:rPr>
          <w:rFonts w:ascii="Times New Roman" w:hAnsi="Times New Roman" w:cs="Times New Roman"/>
          <w:sz w:val="24"/>
          <w:szCs w:val="24"/>
          <w:u w:val="single" w:color="000000"/>
        </w:rPr>
        <w:t>Process, Processed, Processing</w:t>
      </w:r>
      <w:r w:rsidRPr="00BE2142">
        <w:rPr>
          <w:rFonts w:ascii="Times New Roman" w:hAnsi="Times New Roman" w:cs="Times New Roman"/>
          <w:sz w:val="24"/>
          <w:szCs w:val="24"/>
        </w:rPr>
        <w:t>”, “</w:t>
      </w:r>
      <w:r w:rsidRPr="00BE2142">
        <w:rPr>
          <w:rFonts w:ascii="Times New Roman" w:hAnsi="Times New Roman" w:cs="Times New Roman"/>
          <w:sz w:val="24"/>
          <w:szCs w:val="24"/>
          <w:u w:val="single" w:color="000000"/>
        </w:rPr>
        <w:t>Personal Data</w:t>
      </w:r>
      <w:r w:rsidRPr="00BE2142">
        <w:rPr>
          <w:rFonts w:ascii="Times New Roman" w:hAnsi="Times New Roman" w:cs="Times New Roman"/>
          <w:sz w:val="24"/>
          <w:szCs w:val="24"/>
        </w:rPr>
        <w:t>” and “</w:t>
      </w:r>
      <w:r w:rsidRPr="00BE2142">
        <w:rPr>
          <w:rFonts w:ascii="Times New Roman" w:hAnsi="Times New Roman" w:cs="Times New Roman"/>
          <w:sz w:val="24"/>
          <w:szCs w:val="24"/>
          <w:u w:val="single" w:color="000000"/>
        </w:rPr>
        <w:t>Sensitive Personal Data</w:t>
      </w:r>
      <w:r w:rsidRPr="00BE2142">
        <w:rPr>
          <w:rFonts w:ascii="Times New Roman" w:hAnsi="Times New Roman" w:cs="Times New Roman"/>
          <w:sz w:val="24"/>
          <w:szCs w:val="24"/>
        </w:rPr>
        <w:t xml:space="preserve">” shall have the meaning given to them in the applicable Data Protection Laws. Except as stated otherwise, definitions above apply to all data privacy related provisions in the Agreement or documents attached to the Agreement. </w:t>
      </w:r>
    </w:p>
    <w:p w14:paraId="2C4ED06F" w14:textId="77777777" w:rsidR="00F93A98" w:rsidRPr="00BE2142" w:rsidRDefault="00B818CB" w:rsidP="0080369B">
      <w:pPr>
        <w:spacing w:after="234"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69EEFB0"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17" w:author="Kiran Bhutada" w:date="2023-08-28T17:44:00Z">
        <w:r w:rsidR="0037132C" w:rsidRPr="00BE2142">
          <w:rPr>
            <w:rFonts w:ascii="Times New Roman" w:hAnsi="Times New Roman" w:cs="Times New Roman"/>
            <w:b/>
            <w:sz w:val="24"/>
            <w:szCs w:val="24"/>
          </w:rPr>
          <w:t>8</w:t>
        </w:r>
      </w:ins>
      <w:del w:id="218" w:author="Kiran Bhutada" w:date="2023-08-28T17:44:00Z">
        <w:r w:rsidRPr="00BE2142" w:rsidDel="0037132C">
          <w:rPr>
            <w:rFonts w:ascii="Times New Roman" w:hAnsi="Times New Roman" w:cs="Times New Roman"/>
            <w:b/>
            <w:sz w:val="24"/>
            <w:szCs w:val="24"/>
          </w:rPr>
          <w:delText>7</w:delText>
        </w:r>
      </w:del>
      <w:r w:rsidRPr="00BE2142">
        <w:rPr>
          <w:rFonts w:ascii="Times New Roman" w:hAnsi="Times New Roman" w:cs="Times New Roman"/>
          <w:b/>
          <w:sz w:val="24"/>
          <w:szCs w:val="24"/>
        </w:rPr>
        <w:t xml:space="preserve">.4 </w:t>
      </w:r>
      <w:r w:rsidRPr="00BE2142">
        <w:rPr>
          <w:rFonts w:ascii="Times New Roman" w:hAnsi="Times New Roman" w:cs="Times New Roman"/>
          <w:sz w:val="24"/>
          <w:szCs w:val="24"/>
        </w:rPr>
        <w:t>For the purpose of this Section 1</w:t>
      </w:r>
      <w:ins w:id="219" w:author="Kiran Bhutada" w:date="2023-08-28T18:10:00Z">
        <w:r w:rsidR="00CD30DD" w:rsidRPr="00BE2142">
          <w:rPr>
            <w:rFonts w:ascii="Times New Roman" w:hAnsi="Times New Roman" w:cs="Times New Roman"/>
            <w:sz w:val="24"/>
            <w:szCs w:val="24"/>
          </w:rPr>
          <w:t>8</w:t>
        </w:r>
      </w:ins>
      <w:del w:id="220" w:author="Kiran Bhutada" w:date="2023-08-28T18:10:00Z">
        <w:r w:rsidRPr="00BE2142" w:rsidDel="00CD30DD">
          <w:rPr>
            <w:rFonts w:ascii="Times New Roman" w:hAnsi="Times New Roman" w:cs="Times New Roman"/>
            <w:sz w:val="24"/>
            <w:szCs w:val="24"/>
          </w:rPr>
          <w:delText>7</w:delText>
        </w:r>
      </w:del>
      <w:r w:rsidRPr="00BE2142">
        <w:rPr>
          <w:rFonts w:ascii="Times New Roman" w:hAnsi="Times New Roman" w:cs="Times New Roman"/>
          <w:sz w:val="24"/>
          <w:szCs w:val="24"/>
        </w:rPr>
        <w:t>, the expressions “</w:t>
      </w:r>
      <w:r w:rsidRPr="00BE2142">
        <w:rPr>
          <w:rFonts w:ascii="Times New Roman" w:hAnsi="Times New Roman" w:cs="Times New Roman"/>
          <w:sz w:val="24"/>
          <w:szCs w:val="24"/>
          <w:u w:val="single" w:color="000000"/>
        </w:rPr>
        <w:t>Data Protection Laws</w:t>
      </w:r>
      <w:r w:rsidRPr="00BE2142">
        <w:rPr>
          <w:rFonts w:ascii="Times New Roman" w:hAnsi="Times New Roman" w:cs="Times New Roman"/>
          <w:sz w:val="24"/>
          <w:szCs w:val="24"/>
        </w:rPr>
        <w:t>” shall mean any laws regulations and orders of any jurisdiction relating to the privacy, security, confidentiality and/or integrity of Personal Data that are applicable to the Processing of Personal Data under the Agreement, including but not limited to the EU General Data Protection Regulation (2016/679); “</w:t>
      </w:r>
      <w:r w:rsidRPr="00BE2142">
        <w:rPr>
          <w:rFonts w:ascii="Times New Roman" w:hAnsi="Times New Roman" w:cs="Times New Roman"/>
          <w:sz w:val="24"/>
          <w:szCs w:val="24"/>
          <w:u w:val="single" w:color="000000"/>
        </w:rPr>
        <w:t>Process, Processed, Processing</w:t>
      </w:r>
      <w:r w:rsidRPr="00BE2142">
        <w:rPr>
          <w:rFonts w:ascii="Times New Roman" w:hAnsi="Times New Roman" w:cs="Times New Roman"/>
          <w:sz w:val="24"/>
          <w:szCs w:val="24"/>
        </w:rPr>
        <w:t>”, “</w:t>
      </w:r>
      <w:r w:rsidRPr="00BE2142">
        <w:rPr>
          <w:rFonts w:ascii="Times New Roman" w:hAnsi="Times New Roman" w:cs="Times New Roman"/>
          <w:sz w:val="24"/>
          <w:szCs w:val="24"/>
          <w:u w:val="single" w:color="000000"/>
        </w:rPr>
        <w:t>Controller</w:t>
      </w:r>
      <w:r w:rsidRPr="00BE2142">
        <w:rPr>
          <w:rFonts w:ascii="Times New Roman" w:hAnsi="Times New Roman" w:cs="Times New Roman"/>
          <w:sz w:val="24"/>
          <w:szCs w:val="24"/>
        </w:rPr>
        <w:t>”, “</w:t>
      </w:r>
      <w:r w:rsidRPr="00BE2142">
        <w:rPr>
          <w:rFonts w:ascii="Times New Roman" w:hAnsi="Times New Roman" w:cs="Times New Roman"/>
          <w:sz w:val="24"/>
          <w:szCs w:val="24"/>
          <w:u w:val="single" w:color="000000"/>
        </w:rPr>
        <w:t>Processor</w:t>
      </w:r>
      <w:r w:rsidRPr="00BE2142">
        <w:rPr>
          <w:rFonts w:ascii="Times New Roman" w:hAnsi="Times New Roman" w:cs="Times New Roman"/>
          <w:sz w:val="24"/>
          <w:szCs w:val="24"/>
        </w:rPr>
        <w:t>”, “</w:t>
      </w:r>
      <w:r w:rsidRPr="00BE2142">
        <w:rPr>
          <w:rFonts w:ascii="Times New Roman" w:hAnsi="Times New Roman" w:cs="Times New Roman"/>
          <w:sz w:val="24"/>
          <w:szCs w:val="24"/>
          <w:u w:val="single" w:color="000000"/>
        </w:rPr>
        <w:t>Personal Data</w:t>
      </w:r>
      <w:r w:rsidRPr="00BE2142">
        <w:rPr>
          <w:rFonts w:ascii="Times New Roman" w:hAnsi="Times New Roman" w:cs="Times New Roman"/>
          <w:sz w:val="24"/>
          <w:szCs w:val="24"/>
        </w:rPr>
        <w:t xml:space="preserve">” and </w:t>
      </w:r>
    </w:p>
    <w:p w14:paraId="7A5E2A12"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w:t>
      </w:r>
      <w:r w:rsidRPr="00BE2142">
        <w:rPr>
          <w:rFonts w:ascii="Times New Roman" w:hAnsi="Times New Roman" w:cs="Times New Roman"/>
          <w:sz w:val="24"/>
          <w:szCs w:val="24"/>
          <w:u w:val="single" w:color="000000"/>
        </w:rPr>
        <w:t>Sensitive Personal Data</w:t>
      </w:r>
      <w:r w:rsidRPr="00BE2142">
        <w:rPr>
          <w:rFonts w:ascii="Times New Roman" w:hAnsi="Times New Roman" w:cs="Times New Roman"/>
          <w:sz w:val="24"/>
          <w:szCs w:val="24"/>
        </w:rPr>
        <w:t xml:space="preserve">” shall have the meaning given to them in the applicable Data Protection Laws. Except as stated otherwise, definitions above apply to all data privacy related provisions in the Agreement or documents attached to the Agreement. </w:t>
      </w:r>
    </w:p>
    <w:p w14:paraId="0980ED67"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2203B72" w14:textId="77777777" w:rsidR="00F93A98" w:rsidRPr="00BE2142" w:rsidRDefault="00B818CB" w:rsidP="0080369B">
      <w:pPr>
        <w:spacing w:after="7"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199552A4" w14:textId="77777777" w:rsidR="00F93A98" w:rsidRPr="00BE2142" w:rsidRDefault="00B818CB" w:rsidP="0080369B">
      <w:pPr>
        <w:tabs>
          <w:tab w:val="center" w:pos="906"/>
          <w:tab w:val="center" w:pos="4609"/>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Section 1</w:t>
      </w:r>
      <w:ins w:id="221" w:author="Kiran Bhutada" w:date="2023-08-28T17:44:00Z">
        <w:r w:rsidR="0037132C" w:rsidRPr="00BE2142">
          <w:rPr>
            <w:rFonts w:ascii="Times New Roman" w:hAnsi="Times New Roman" w:cs="Times New Roman"/>
            <w:b/>
            <w:sz w:val="24"/>
            <w:szCs w:val="24"/>
          </w:rPr>
          <w:t>9</w:t>
        </w:r>
      </w:ins>
      <w:del w:id="222" w:author="Kiran Bhutada" w:date="2023-08-28T17:44: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rPr>
        <w:t>US Health Care Professionals and Teaching Hospitals</w:t>
      </w:r>
      <w:r w:rsidRPr="00BE2142">
        <w:rPr>
          <w:rFonts w:ascii="Times New Roman" w:hAnsi="Times New Roman" w:cs="Times New Roman"/>
          <w:b/>
          <w:sz w:val="24"/>
          <w:szCs w:val="24"/>
        </w:rPr>
        <w:t xml:space="preserve">. </w:t>
      </w:r>
    </w:p>
    <w:p w14:paraId="10902955" w14:textId="77777777" w:rsidR="00F93A98" w:rsidRPr="00BE2142" w:rsidRDefault="00B818CB" w:rsidP="0080369B">
      <w:pPr>
        <w:spacing w:after="9"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58E6DDC"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23" w:author="Kiran Bhutada" w:date="2023-08-28T17:44:00Z">
        <w:r w:rsidR="0037132C" w:rsidRPr="00BE2142">
          <w:rPr>
            <w:rFonts w:ascii="Times New Roman" w:hAnsi="Times New Roman" w:cs="Times New Roman"/>
            <w:b/>
            <w:sz w:val="24"/>
            <w:szCs w:val="24"/>
          </w:rPr>
          <w:t>9</w:t>
        </w:r>
      </w:ins>
      <w:del w:id="224" w:author="Kiran Bhutada" w:date="2023-08-28T17:44: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.1 Healthcare Provider and Healthcare Organization Transparency.</w:t>
      </w:r>
      <w:r w:rsidRPr="00BE2142">
        <w:rPr>
          <w:rFonts w:ascii="Times New Roman" w:hAnsi="Times New Roman" w:cs="Times New Roman"/>
          <w:sz w:val="24"/>
          <w:szCs w:val="24"/>
        </w:rPr>
        <w:t xml:space="preserve">  Company understands and agrees that, effective 1 August 2013, Novartis took the decision that, whenever Company involves healthcare professionals authorised and currently licensed to practice medicine in the U.S., irrespective of whether such healthcare professional is domiciled or primarily practicing in or outside the U.S., (“</w:t>
      </w:r>
      <w:r w:rsidRPr="00BE2142">
        <w:rPr>
          <w:rFonts w:ascii="Times New Roman" w:hAnsi="Times New Roman" w:cs="Times New Roman"/>
          <w:sz w:val="24"/>
          <w:szCs w:val="24"/>
          <w:u w:val="single" w:color="000000"/>
        </w:rPr>
        <w:t>US-HCP</w:t>
      </w:r>
      <w:r w:rsidRPr="00BE2142">
        <w:rPr>
          <w:rFonts w:ascii="Times New Roman" w:hAnsi="Times New Roman" w:cs="Times New Roman"/>
          <w:sz w:val="24"/>
          <w:szCs w:val="24"/>
        </w:rPr>
        <w:t>”) or US Teaching Hospitals (“</w:t>
      </w:r>
      <w:r w:rsidRPr="00BE2142">
        <w:rPr>
          <w:rFonts w:ascii="Times New Roman" w:hAnsi="Times New Roman" w:cs="Times New Roman"/>
          <w:sz w:val="24"/>
          <w:szCs w:val="24"/>
          <w:u w:val="single" w:color="000000"/>
        </w:rPr>
        <w:t>USTH</w:t>
      </w:r>
      <w:r w:rsidRPr="00BE2142">
        <w:rPr>
          <w:rFonts w:ascii="Times New Roman" w:hAnsi="Times New Roman" w:cs="Times New Roman"/>
          <w:sz w:val="24"/>
          <w:szCs w:val="24"/>
        </w:rPr>
        <w:t>”) (as defined and updated, from time-to-time, by the Centers of Medicare and Medicaid Services (“</w:t>
      </w:r>
      <w:r w:rsidRPr="00BE2142">
        <w:rPr>
          <w:rFonts w:ascii="Times New Roman" w:hAnsi="Times New Roman" w:cs="Times New Roman"/>
          <w:sz w:val="24"/>
          <w:szCs w:val="24"/>
          <w:u w:val="single" w:color="000000"/>
        </w:rPr>
        <w:t>CMS</w:t>
      </w:r>
      <w:r w:rsidRPr="00BE2142">
        <w:rPr>
          <w:rFonts w:ascii="Times New Roman" w:hAnsi="Times New Roman" w:cs="Times New Roman"/>
          <w:sz w:val="24"/>
          <w:szCs w:val="24"/>
        </w:rPr>
        <w:t>”), a government agency in the U.S.) for performing activities or services under agreements with Novartis such as this Agreement, to process and, in particular, transfer to CMS, certain personal data, including the name and data relating to the services performed and any payments or transfers of value made in other than money form (collectively, a “</w:t>
      </w:r>
      <w:r w:rsidRPr="00BE2142">
        <w:rPr>
          <w:rFonts w:ascii="Times New Roman" w:hAnsi="Times New Roman" w:cs="Times New Roman"/>
          <w:sz w:val="24"/>
          <w:szCs w:val="24"/>
          <w:u w:val="single" w:color="000000"/>
        </w:rPr>
        <w:t>ToV</w:t>
      </w:r>
      <w:r w:rsidRPr="00BE2142">
        <w:rPr>
          <w:rFonts w:ascii="Times New Roman" w:hAnsi="Times New Roman" w:cs="Times New Roman"/>
          <w:sz w:val="24"/>
          <w:szCs w:val="24"/>
        </w:rPr>
        <w:t>”), relating to Company, the involved US-HCP or USTH or other entities or individuals, if applicable, as described hereafter:</w:t>
      </w:r>
      <w:r w:rsidRPr="00BE2142">
        <w:rPr>
          <w:rFonts w:ascii="Times New Roman" w:hAnsi="Times New Roman" w:cs="Times New Roman"/>
          <w:b/>
          <w:sz w:val="24"/>
          <w:szCs w:val="24"/>
        </w:rPr>
        <w:t xml:space="preserve"> </w:t>
      </w:r>
    </w:p>
    <w:p w14:paraId="44194B71"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9700293"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25" w:author="Kiran Bhutada" w:date="2023-08-28T17:44:00Z">
        <w:r w:rsidR="0037132C" w:rsidRPr="00BE2142">
          <w:rPr>
            <w:rFonts w:ascii="Times New Roman" w:hAnsi="Times New Roman" w:cs="Times New Roman"/>
            <w:b/>
            <w:sz w:val="24"/>
            <w:szCs w:val="24"/>
          </w:rPr>
          <w:t>9</w:t>
        </w:r>
      </w:ins>
      <w:del w:id="226" w:author="Kiran Bhutada" w:date="2023-08-28T17:44: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.2 Research-Related ToV.</w:t>
      </w:r>
      <w:r w:rsidRPr="00BE2142">
        <w:rPr>
          <w:rFonts w:ascii="Times New Roman" w:hAnsi="Times New Roman" w:cs="Times New Roman"/>
          <w:sz w:val="24"/>
          <w:szCs w:val="24"/>
        </w:rPr>
        <w:t xml:space="preserve">  If the performance of Services under this Agreement is related to Research (as defined below) and Company – with the knowledge of Novartis – involves or has involved a US-HCP or USTH for performing such Research, Novartis will process, and in particular transfer to CMS, certain personal data, including the name of the principal investigator(s) (“</w:t>
      </w:r>
      <w:r w:rsidRPr="00BE2142">
        <w:rPr>
          <w:rFonts w:ascii="Times New Roman" w:hAnsi="Times New Roman" w:cs="Times New Roman"/>
          <w:sz w:val="24"/>
          <w:szCs w:val="24"/>
          <w:u w:val="single" w:color="000000"/>
        </w:rPr>
        <w:t>PI</w:t>
      </w:r>
      <w:r w:rsidRPr="00BE2142">
        <w:rPr>
          <w:rFonts w:ascii="Times New Roman" w:hAnsi="Times New Roman" w:cs="Times New Roman"/>
          <w:sz w:val="24"/>
          <w:szCs w:val="24"/>
        </w:rPr>
        <w:t xml:space="preserve">”), the names of all the recipients of </w:t>
      </w:r>
      <w:proofErr w:type="spellStart"/>
      <w:r w:rsidRPr="00BE2142">
        <w:rPr>
          <w:rFonts w:ascii="Times New Roman" w:hAnsi="Times New Roman" w:cs="Times New Roman"/>
          <w:sz w:val="24"/>
          <w:szCs w:val="24"/>
        </w:rPr>
        <w:t>ToVs</w:t>
      </w:r>
      <w:proofErr w:type="spellEnd"/>
      <w:r w:rsidRPr="00BE2142">
        <w:rPr>
          <w:rFonts w:ascii="Times New Roman" w:hAnsi="Times New Roman" w:cs="Times New Roman"/>
          <w:sz w:val="24"/>
          <w:szCs w:val="24"/>
        </w:rPr>
        <w:t xml:space="preserve">, including Company’s name, specific information about the nature of the Research and detailed information on the </w:t>
      </w:r>
      <w:proofErr w:type="spellStart"/>
      <w:r w:rsidRPr="00BE2142">
        <w:rPr>
          <w:rFonts w:ascii="Times New Roman" w:hAnsi="Times New Roman" w:cs="Times New Roman"/>
          <w:sz w:val="24"/>
          <w:szCs w:val="24"/>
        </w:rPr>
        <w:t>ToVs</w:t>
      </w:r>
      <w:proofErr w:type="spellEnd"/>
      <w:r w:rsidRPr="00BE2142">
        <w:rPr>
          <w:rFonts w:ascii="Times New Roman" w:hAnsi="Times New Roman" w:cs="Times New Roman"/>
          <w:sz w:val="24"/>
          <w:szCs w:val="24"/>
        </w:rPr>
        <w:t xml:space="preserve"> made to recipients made (“</w:t>
      </w:r>
      <w:r w:rsidRPr="00BE2142">
        <w:rPr>
          <w:rFonts w:ascii="Times New Roman" w:hAnsi="Times New Roman" w:cs="Times New Roman"/>
          <w:sz w:val="24"/>
          <w:szCs w:val="24"/>
          <w:u w:val="single" w:color="000000"/>
        </w:rPr>
        <w:t>Research-Related ToV</w:t>
      </w:r>
      <w:r w:rsidRPr="00BE2142">
        <w:rPr>
          <w:rFonts w:ascii="Times New Roman" w:hAnsi="Times New Roman" w:cs="Times New Roman"/>
          <w:sz w:val="24"/>
          <w:szCs w:val="24"/>
        </w:rPr>
        <w:t>”);  For the purposes of this Section 18 only, “</w:t>
      </w:r>
      <w:r w:rsidRPr="00BE2142">
        <w:rPr>
          <w:rFonts w:ascii="Times New Roman" w:hAnsi="Times New Roman" w:cs="Times New Roman"/>
          <w:sz w:val="24"/>
          <w:szCs w:val="24"/>
          <w:u w:val="single" w:color="000000"/>
        </w:rPr>
        <w:t>Research</w:t>
      </w:r>
      <w:r w:rsidRPr="00BE2142">
        <w:rPr>
          <w:rFonts w:ascii="Times New Roman" w:hAnsi="Times New Roman" w:cs="Times New Roman"/>
          <w:sz w:val="24"/>
          <w:szCs w:val="24"/>
        </w:rPr>
        <w:t xml:space="preserve">” shall mean a systematic investigation designed to develop or contribute to generalizable knowledge relating broadly to public health, including </w:t>
      </w:r>
      <w:proofErr w:type="spellStart"/>
      <w:r w:rsidRPr="00BE2142">
        <w:rPr>
          <w:rFonts w:ascii="Times New Roman" w:hAnsi="Times New Roman" w:cs="Times New Roman"/>
          <w:sz w:val="24"/>
          <w:szCs w:val="24"/>
        </w:rPr>
        <w:t>behavioural</w:t>
      </w:r>
      <w:proofErr w:type="spellEnd"/>
      <w:r w:rsidRPr="00BE2142">
        <w:rPr>
          <w:rFonts w:ascii="Times New Roman" w:hAnsi="Times New Roman" w:cs="Times New Roman"/>
          <w:sz w:val="24"/>
          <w:szCs w:val="24"/>
        </w:rPr>
        <w:t xml:space="preserve"> and social-sciences research and basic and applied research and pharmaceutical product development.</w:t>
      </w:r>
      <w:r w:rsidRPr="00BE2142">
        <w:rPr>
          <w:rFonts w:ascii="Times New Roman" w:hAnsi="Times New Roman" w:cs="Times New Roman"/>
          <w:b/>
          <w:sz w:val="24"/>
          <w:szCs w:val="24"/>
        </w:rPr>
        <w:t xml:space="preserve"> </w:t>
      </w:r>
    </w:p>
    <w:p w14:paraId="791F70AE"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632B4A7"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27" w:author="Kiran Bhutada" w:date="2023-08-28T17:44:00Z">
        <w:r w:rsidR="0037132C" w:rsidRPr="00BE2142">
          <w:rPr>
            <w:rFonts w:ascii="Times New Roman" w:hAnsi="Times New Roman" w:cs="Times New Roman"/>
            <w:b/>
            <w:sz w:val="24"/>
            <w:szCs w:val="24"/>
          </w:rPr>
          <w:t>9</w:t>
        </w:r>
      </w:ins>
      <w:del w:id="228" w:author="Kiran Bhutada" w:date="2023-08-28T17:44: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 xml:space="preserve">.3 General Indirect ToV.  </w:t>
      </w:r>
      <w:r w:rsidRPr="00BE2142">
        <w:rPr>
          <w:rFonts w:ascii="Times New Roman" w:hAnsi="Times New Roman" w:cs="Times New Roman"/>
          <w:sz w:val="24"/>
          <w:szCs w:val="24"/>
        </w:rPr>
        <w:t>If the performance of Services under this Agreement is not related to Research (as defined in Section 1</w:t>
      </w:r>
      <w:ins w:id="229" w:author="Kiran Bhutada" w:date="2023-08-28T18:10:00Z">
        <w:r w:rsidR="00CD30DD" w:rsidRPr="00BE2142">
          <w:rPr>
            <w:rFonts w:ascii="Times New Roman" w:hAnsi="Times New Roman" w:cs="Times New Roman"/>
            <w:sz w:val="24"/>
            <w:szCs w:val="24"/>
          </w:rPr>
          <w:t>9</w:t>
        </w:r>
      </w:ins>
      <w:del w:id="230" w:author="Kiran Bhutada" w:date="2023-08-28T18:10:00Z">
        <w:r w:rsidRPr="00BE2142" w:rsidDel="00CD30DD">
          <w:rPr>
            <w:rFonts w:ascii="Times New Roman" w:hAnsi="Times New Roman" w:cs="Times New Roman"/>
            <w:sz w:val="24"/>
            <w:szCs w:val="24"/>
          </w:rPr>
          <w:delText>8</w:delText>
        </w:r>
      </w:del>
      <w:r w:rsidRPr="00BE2142">
        <w:rPr>
          <w:rFonts w:ascii="Times New Roman" w:hAnsi="Times New Roman" w:cs="Times New Roman"/>
          <w:sz w:val="24"/>
          <w:szCs w:val="24"/>
        </w:rPr>
        <w:t xml:space="preserve">.2 above) and Company – with the knowledge of Novartis – involves or has involved US-HCPs or USTHs for performing its obligations under this Agreement and makes or has made a ToV to such involved US-HCP or USTH, Novartis will process and, in particular, transfer to CMS, certain personal data, including the names, specific information about the nature of the services performed and the specific amount or value of the </w:t>
      </w:r>
      <w:proofErr w:type="spellStart"/>
      <w:r w:rsidRPr="00BE2142">
        <w:rPr>
          <w:rFonts w:ascii="Times New Roman" w:hAnsi="Times New Roman" w:cs="Times New Roman"/>
          <w:sz w:val="24"/>
          <w:szCs w:val="24"/>
        </w:rPr>
        <w:t>ToVs</w:t>
      </w:r>
      <w:proofErr w:type="spellEnd"/>
      <w:r w:rsidRPr="00BE2142">
        <w:rPr>
          <w:rFonts w:ascii="Times New Roman" w:hAnsi="Times New Roman" w:cs="Times New Roman"/>
          <w:sz w:val="24"/>
          <w:szCs w:val="24"/>
        </w:rPr>
        <w:t xml:space="preserve"> made by Company to such used US-HCP or USTH (“</w:t>
      </w:r>
      <w:r w:rsidRPr="00BE2142">
        <w:rPr>
          <w:rFonts w:ascii="Times New Roman" w:hAnsi="Times New Roman" w:cs="Times New Roman"/>
          <w:sz w:val="24"/>
          <w:szCs w:val="24"/>
          <w:u w:val="single" w:color="000000"/>
        </w:rPr>
        <w:t>General Indirect ToV</w:t>
      </w:r>
      <w:r w:rsidRPr="00BE2142">
        <w:rPr>
          <w:rFonts w:ascii="Times New Roman" w:hAnsi="Times New Roman" w:cs="Times New Roman"/>
          <w:sz w:val="24"/>
          <w:szCs w:val="24"/>
        </w:rPr>
        <w:t>”).</w:t>
      </w:r>
      <w:r w:rsidRPr="00BE2142">
        <w:rPr>
          <w:rFonts w:ascii="Times New Roman" w:hAnsi="Times New Roman" w:cs="Times New Roman"/>
          <w:b/>
          <w:sz w:val="24"/>
          <w:szCs w:val="24"/>
        </w:rPr>
        <w:t xml:space="preserve"> </w:t>
      </w:r>
    </w:p>
    <w:p w14:paraId="224944CF"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FE18061"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31" w:author="Kiran Bhutada" w:date="2023-08-28T17:44:00Z">
        <w:r w:rsidR="0037132C" w:rsidRPr="00BE2142">
          <w:rPr>
            <w:rFonts w:ascii="Times New Roman" w:hAnsi="Times New Roman" w:cs="Times New Roman"/>
            <w:b/>
            <w:sz w:val="24"/>
            <w:szCs w:val="24"/>
          </w:rPr>
          <w:t>9</w:t>
        </w:r>
      </w:ins>
      <w:del w:id="232" w:author="Kiran Bhutada" w:date="2023-08-28T17:44: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.4 ToV pursuant to this Agreement.</w:t>
      </w:r>
      <w:r w:rsidRPr="00BE2142">
        <w:rPr>
          <w:rFonts w:ascii="Times New Roman" w:hAnsi="Times New Roman" w:cs="Times New Roman"/>
          <w:sz w:val="24"/>
          <w:szCs w:val="24"/>
        </w:rPr>
        <w:t xml:space="preserve">  If a US-HCP is employed by Company and assigned to perform Services under this Agreement, only a specific project-related compensation or incentive directly relating to the Services performed for Novartis (not: any regular, not </w:t>
      </w:r>
      <w:proofErr w:type="spellStart"/>
      <w:r w:rsidRPr="00BE2142">
        <w:rPr>
          <w:rFonts w:ascii="Times New Roman" w:hAnsi="Times New Roman" w:cs="Times New Roman"/>
          <w:sz w:val="24"/>
          <w:szCs w:val="24"/>
        </w:rPr>
        <w:t>projectrelated</w:t>
      </w:r>
      <w:proofErr w:type="spellEnd"/>
      <w:r w:rsidRPr="00BE2142">
        <w:rPr>
          <w:rFonts w:ascii="Times New Roman" w:hAnsi="Times New Roman" w:cs="Times New Roman"/>
          <w:sz w:val="24"/>
          <w:szCs w:val="24"/>
        </w:rPr>
        <w:t xml:space="preserve"> compensation, e.g. a monthly salary) shall be a ToV pursuant to this Agreement.</w:t>
      </w:r>
      <w:r w:rsidRPr="00BE2142">
        <w:rPr>
          <w:rFonts w:ascii="Times New Roman" w:hAnsi="Times New Roman" w:cs="Times New Roman"/>
          <w:b/>
          <w:sz w:val="24"/>
          <w:szCs w:val="24"/>
        </w:rPr>
        <w:t xml:space="preserve"> </w:t>
      </w:r>
    </w:p>
    <w:p w14:paraId="3906F882"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B786306"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b/>
          <w:sz w:val="24"/>
          <w:szCs w:val="24"/>
        </w:rPr>
        <w:t>1</w:t>
      </w:r>
      <w:ins w:id="233" w:author="Kiran Bhutada" w:date="2023-08-28T17:44:00Z">
        <w:r w:rsidR="0037132C" w:rsidRPr="00BE2142">
          <w:rPr>
            <w:rFonts w:ascii="Times New Roman" w:hAnsi="Times New Roman" w:cs="Times New Roman"/>
            <w:b/>
            <w:sz w:val="24"/>
            <w:szCs w:val="24"/>
          </w:rPr>
          <w:t>9</w:t>
        </w:r>
      </w:ins>
      <w:del w:id="234" w:author="Kiran Bhutada" w:date="2023-08-28T17:44: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.5 Assistance by Company.</w:t>
      </w:r>
      <w:r w:rsidRPr="00BE2142">
        <w:rPr>
          <w:rFonts w:ascii="Times New Roman" w:hAnsi="Times New Roman" w:cs="Times New Roman"/>
          <w:sz w:val="24"/>
          <w:szCs w:val="24"/>
        </w:rPr>
        <w:t xml:space="preserve">  Company agrees to assist and support Novartis in the collection, tracking and processing of personal data as follows:</w:t>
      </w:r>
      <w:r w:rsidRPr="00BE2142">
        <w:rPr>
          <w:rFonts w:ascii="Times New Roman" w:hAnsi="Times New Roman" w:cs="Times New Roman"/>
          <w:b/>
          <w:sz w:val="24"/>
          <w:szCs w:val="24"/>
        </w:rPr>
        <w:t xml:space="preserve"> </w:t>
      </w:r>
    </w:p>
    <w:p w14:paraId="347BC82E"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BBB4EE0" w14:textId="77777777" w:rsidR="00F93A98" w:rsidRPr="00BE2142" w:rsidRDefault="00B818CB" w:rsidP="0080369B">
      <w:pPr>
        <w:spacing w:after="5" w:line="249" w:lineRule="auto"/>
        <w:ind w:left="309" w:right="6"/>
        <w:rPr>
          <w:rFonts w:ascii="Times New Roman" w:hAnsi="Times New Roman" w:cs="Times New Roman"/>
          <w:sz w:val="24"/>
          <w:szCs w:val="24"/>
        </w:rPr>
      </w:pPr>
      <w:r w:rsidRPr="00BE2142">
        <w:rPr>
          <w:rFonts w:ascii="Times New Roman" w:hAnsi="Times New Roman" w:cs="Times New Roman"/>
          <w:b/>
          <w:sz w:val="24"/>
          <w:szCs w:val="24"/>
        </w:rPr>
        <w:t>1</w:t>
      </w:r>
      <w:ins w:id="235" w:author="Kiran Bhutada" w:date="2023-08-28T17:44:00Z">
        <w:r w:rsidR="0037132C" w:rsidRPr="00BE2142">
          <w:rPr>
            <w:rFonts w:ascii="Times New Roman" w:hAnsi="Times New Roman" w:cs="Times New Roman"/>
            <w:b/>
            <w:sz w:val="24"/>
            <w:szCs w:val="24"/>
          </w:rPr>
          <w:t>9</w:t>
        </w:r>
      </w:ins>
      <w:del w:id="236" w:author="Kiran Bhutada" w:date="2023-08-28T17:44: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.5.1 Identification of US-HCPs and USTHs.</w:t>
      </w:r>
      <w:r w:rsidRPr="00BE2142">
        <w:rPr>
          <w:rFonts w:ascii="Times New Roman" w:hAnsi="Times New Roman" w:cs="Times New Roman"/>
          <w:sz w:val="24"/>
          <w:szCs w:val="24"/>
        </w:rPr>
        <w:t xml:space="preserve">  If Company intends to contract or otherwise interact with or involve any healthcare professional, irrespective of where such healthcare professional is domiciled or primarily practicing, or institutions or </w:t>
      </w:r>
      <w:proofErr w:type="spellStart"/>
      <w:r w:rsidRPr="00BE2142">
        <w:rPr>
          <w:rFonts w:ascii="Times New Roman" w:hAnsi="Times New Roman" w:cs="Times New Roman"/>
          <w:sz w:val="24"/>
          <w:szCs w:val="24"/>
        </w:rPr>
        <w:t>Companys</w:t>
      </w:r>
      <w:proofErr w:type="spellEnd"/>
      <w:r w:rsidRPr="00BE2142">
        <w:rPr>
          <w:rFonts w:ascii="Times New Roman" w:hAnsi="Times New Roman" w:cs="Times New Roman"/>
          <w:sz w:val="24"/>
          <w:szCs w:val="24"/>
        </w:rPr>
        <w:t xml:space="preserve"> located in the US for the performance of obligations under this Agreement, Company shall be responsible for ascertaining whether such healthcare professional is a US-HCP or, in the case of an institution or Company, whether such institution or Company is identified by CMS as a USTH.</w:t>
      </w:r>
      <w:r w:rsidRPr="00BE2142">
        <w:rPr>
          <w:rFonts w:ascii="Times New Roman" w:eastAsia="Cambria" w:hAnsi="Times New Roman" w:cs="Times New Roman"/>
          <w:b/>
          <w:sz w:val="24"/>
          <w:szCs w:val="24"/>
        </w:rPr>
        <w:t xml:space="preserve"> </w:t>
      </w:r>
    </w:p>
    <w:p w14:paraId="2BCDA9C3" w14:textId="77777777" w:rsidR="00F93A98" w:rsidRPr="00BE2142" w:rsidRDefault="00B818CB" w:rsidP="0080369B">
      <w:pPr>
        <w:spacing w:after="6"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BF67523" w14:textId="77777777" w:rsidR="00F93A98" w:rsidRPr="00BE2142" w:rsidRDefault="00B818CB" w:rsidP="0080369B">
      <w:pPr>
        <w:spacing w:after="5" w:line="249" w:lineRule="auto"/>
        <w:ind w:left="309" w:right="6"/>
        <w:rPr>
          <w:rFonts w:ascii="Times New Roman" w:hAnsi="Times New Roman" w:cs="Times New Roman"/>
          <w:sz w:val="24"/>
          <w:szCs w:val="24"/>
        </w:rPr>
      </w:pPr>
      <w:r w:rsidRPr="00BE2142">
        <w:rPr>
          <w:rFonts w:ascii="Times New Roman" w:hAnsi="Times New Roman" w:cs="Times New Roman"/>
          <w:b/>
          <w:sz w:val="24"/>
          <w:szCs w:val="24"/>
        </w:rPr>
        <w:t>1</w:t>
      </w:r>
      <w:ins w:id="237" w:author="Kiran Bhutada" w:date="2023-08-28T17:44:00Z">
        <w:r w:rsidR="0037132C" w:rsidRPr="00BE2142">
          <w:rPr>
            <w:rFonts w:ascii="Times New Roman" w:hAnsi="Times New Roman" w:cs="Times New Roman"/>
            <w:b/>
            <w:sz w:val="24"/>
            <w:szCs w:val="24"/>
          </w:rPr>
          <w:t>9</w:t>
        </w:r>
      </w:ins>
      <w:del w:id="238" w:author="Kiran Bhutada" w:date="2023-08-28T17:44: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.5.2 Obtaining US-HCP’s and USTH’s consent for processing and reporting personal data.</w:t>
      </w:r>
      <w:r w:rsidRPr="00BE2142">
        <w:rPr>
          <w:rFonts w:ascii="Times New Roman" w:hAnsi="Times New Roman" w:cs="Times New Roman"/>
          <w:sz w:val="24"/>
          <w:szCs w:val="24"/>
        </w:rPr>
        <w:t xml:space="preserve">  Whenever Company contracts or otherwise interacts with or involves a USHCP or a USTH and such contract or activity provides for or includes a Research-related ToV or a general indirect ToV, Company shall be responsible for obtaining informed consent from each US-HCP, each USTH and, in the context of Research, each PI and each recipient of a ToV, as applicable, involved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for itself to process personal data pertaining to each </w:t>
      </w:r>
      <w:proofErr w:type="spellStart"/>
      <w:r w:rsidRPr="00BE2142">
        <w:rPr>
          <w:rFonts w:ascii="Times New Roman" w:hAnsi="Times New Roman" w:cs="Times New Roman"/>
          <w:sz w:val="24"/>
          <w:szCs w:val="24"/>
        </w:rPr>
        <w:t>Researchrelated</w:t>
      </w:r>
      <w:proofErr w:type="spellEnd"/>
      <w:r w:rsidRPr="00BE2142">
        <w:rPr>
          <w:rFonts w:ascii="Times New Roman" w:hAnsi="Times New Roman" w:cs="Times New Roman"/>
          <w:sz w:val="24"/>
          <w:szCs w:val="24"/>
        </w:rPr>
        <w:t xml:space="preserve"> ToV and general indirect ToV and transfer such personal data to Novartis; and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for Novartis to process such personal data and, in particular, transfer such personal data to CMS.  Company shall not use any US- HCPs or USTHs who refuse to consent to the processing and transfer of personal data by Company and Novartis pursuant to this Section 18.</w:t>
      </w:r>
      <w:r w:rsidRPr="00BE2142">
        <w:rPr>
          <w:rFonts w:ascii="Times New Roman" w:eastAsia="Cambria" w:hAnsi="Times New Roman" w:cs="Times New Roman"/>
          <w:b/>
          <w:color w:val="4F81BD"/>
          <w:sz w:val="24"/>
          <w:szCs w:val="24"/>
        </w:rPr>
        <w:t xml:space="preserve"> </w:t>
      </w:r>
    </w:p>
    <w:p w14:paraId="08F86449"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C2BEA36" w14:textId="77777777" w:rsidR="00F93A98" w:rsidRPr="00BE2142" w:rsidRDefault="00B818CB" w:rsidP="0080369B">
      <w:pPr>
        <w:spacing w:after="5" w:line="249" w:lineRule="auto"/>
        <w:ind w:left="309" w:right="6"/>
        <w:rPr>
          <w:rFonts w:ascii="Times New Roman" w:hAnsi="Times New Roman" w:cs="Times New Roman"/>
          <w:sz w:val="24"/>
          <w:szCs w:val="24"/>
        </w:rPr>
      </w:pPr>
      <w:r w:rsidRPr="00BE2142">
        <w:rPr>
          <w:rFonts w:ascii="Times New Roman" w:hAnsi="Times New Roman" w:cs="Times New Roman"/>
          <w:b/>
          <w:sz w:val="24"/>
          <w:szCs w:val="24"/>
        </w:rPr>
        <w:t>1</w:t>
      </w:r>
      <w:ins w:id="239" w:author="Kiran Bhutada" w:date="2023-08-28T17:44:00Z">
        <w:r w:rsidR="0037132C" w:rsidRPr="00BE2142">
          <w:rPr>
            <w:rFonts w:ascii="Times New Roman" w:hAnsi="Times New Roman" w:cs="Times New Roman"/>
            <w:b/>
            <w:sz w:val="24"/>
            <w:szCs w:val="24"/>
          </w:rPr>
          <w:t>9</w:t>
        </w:r>
      </w:ins>
      <w:del w:id="240" w:author="Kiran Bhutada" w:date="2023-08-28T17:44: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 xml:space="preserve">.5.3 </w:t>
      </w:r>
      <w:proofErr w:type="gramStart"/>
      <w:r w:rsidRPr="00BE2142">
        <w:rPr>
          <w:rFonts w:ascii="Times New Roman" w:hAnsi="Times New Roman" w:cs="Times New Roman"/>
          <w:b/>
          <w:sz w:val="24"/>
          <w:szCs w:val="24"/>
        </w:rPr>
        <w:t>Reporting</w:t>
      </w:r>
      <w:proofErr w:type="gramEnd"/>
      <w:r w:rsidRPr="00BE2142">
        <w:rPr>
          <w:rFonts w:ascii="Times New Roman" w:hAnsi="Times New Roman" w:cs="Times New Roman"/>
          <w:b/>
          <w:sz w:val="24"/>
          <w:szCs w:val="24"/>
        </w:rPr>
        <w:t xml:space="preserve"> to Novartis.</w:t>
      </w:r>
      <w:r w:rsidRPr="00BE2142">
        <w:rPr>
          <w:rFonts w:ascii="Times New Roman" w:hAnsi="Times New Roman" w:cs="Times New Roman"/>
          <w:sz w:val="24"/>
          <w:szCs w:val="24"/>
        </w:rPr>
        <w:t xml:space="preserve">  Whenever Company has made a General Indirect ToV or a Research-related ToV in accordance with Section 1</w:t>
      </w:r>
      <w:ins w:id="241" w:author="Kiran Bhutada" w:date="2023-08-28T18:11:00Z">
        <w:r w:rsidR="00CD30DD" w:rsidRPr="00BE2142">
          <w:rPr>
            <w:rFonts w:ascii="Times New Roman" w:hAnsi="Times New Roman" w:cs="Times New Roman"/>
            <w:sz w:val="24"/>
            <w:szCs w:val="24"/>
          </w:rPr>
          <w:t>9</w:t>
        </w:r>
      </w:ins>
      <w:del w:id="242" w:author="Kiran Bhutada" w:date="2023-08-28T18:11:00Z">
        <w:r w:rsidRPr="00BE2142" w:rsidDel="00CD30DD">
          <w:rPr>
            <w:rFonts w:ascii="Times New Roman" w:hAnsi="Times New Roman" w:cs="Times New Roman"/>
            <w:sz w:val="24"/>
            <w:szCs w:val="24"/>
          </w:rPr>
          <w:delText>8</w:delText>
        </w:r>
      </w:del>
      <w:r w:rsidRPr="00BE2142">
        <w:rPr>
          <w:rFonts w:ascii="Times New Roman" w:hAnsi="Times New Roman" w:cs="Times New Roman"/>
          <w:sz w:val="24"/>
          <w:szCs w:val="24"/>
        </w:rPr>
        <w:t xml:space="preserve">.5.2 above, it shall be responsible for capturing and recording such general indirect ToV and Research-related ToV.  Company will exclusively use </w:t>
      </w:r>
      <w:proofErr w:type="gramStart"/>
      <w:r w:rsidRPr="00BE2142">
        <w:rPr>
          <w:rFonts w:ascii="Times New Roman" w:hAnsi="Times New Roman" w:cs="Times New Roman"/>
          <w:sz w:val="24"/>
          <w:szCs w:val="24"/>
        </w:rPr>
        <w:t>the spend</w:t>
      </w:r>
      <w:proofErr w:type="gramEnd"/>
      <w:r w:rsidRPr="00BE2142">
        <w:rPr>
          <w:rFonts w:ascii="Times New Roman" w:hAnsi="Times New Roman" w:cs="Times New Roman"/>
          <w:sz w:val="24"/>
          <w:szCs w:val="24"/>
        </w:rPr>
        <w:t xml:space="preserve"> tracking sheet provided by Novartis to Company (“ST Sheet”) and shall be responsible for obtaining and accurately recording all the information required to be filled into the ST Sheet.  Company shall report on a quarterly basis and shall transfer to Novartis all ST Sheets completed for a given calendar quarter by no later than the end of the month following each calendar quarter end (i.e. by 31 January, 30 April, 31 July, 31 October of each calendar year).  The reporting of ST Sheets shall be made by Company by the respective deadline to the following e-mail address: </w:t>
      </w:r>
      <w:r w:rsidRPr="00BE2142">
        <w:rPr>
          <w:rFonts w:ascii="Times New Roman" w:eastAsia="Cambria" w:hAnsi="Times New Roman" w:cs="Times New Roman"/>
          <w:b/>
          <w:sz w:val="24"/>
          <w:szCs w:val="24"/>
        </w:rPr>
        <w:t>global.xpend@novartis.com</w:t>
      </w:r>
      <w:r w:rsidRPr="00BE2142">
        <w:rPr>
          <w:rFonts w:ascii="Times New Roman" w:hAnsi="Times New Roman" w:cs="Times New Roman"/>
          <w:sz w:val="24"/>
          <w:szCs w:val="24"/>
        </w:rPr>
        <w:t>.</w:t>
      </w:r>
      <w:r w:rsidRPr="00BE2142">
        <w:rPr>
          <w:rFonts w:ascii="Times New Roman" w:eastAsia="Cambria" w:hAnsi="Times New Roman" w:cs="Times New Roman"/>
          <w:b/>
          <w:color w:val="4F81BD"/>
          <w:sz w:val="24"/>
          <w:szCs w:val="24"/>
        </w:rPr>
        <w:t xml:space="preserve"> </w:t>
      </w:r>
    </w:p>
    <w:p w14:paraId="7BC4DB1A"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A166B35" w14:textId="77777777" w:rsidR="00F93A98" w:rsidRPr="00BE2142" w:rsidRDefault="00B818CB" w:rsidP="0080369B">
      <w:pPr>
        <w:spacing w:after="5" w:line="249" w:lineRule="auto"/>
        <w:ind w:left="309" w:right="6"/>
        <w:rPr>
          <w:rFonts w:ascii="Times New Roman" w:hAnsi="Times New Roman" w:cs="Times New Roman"/>
          <w:sz w:val="24"/>
          <w:szCs w:val="24"/>
        </w:rPr>
      </w:pPr>
      <w:r w:rsidRPr="00BE2142">
        <w:rPr>
          <w:rFonts w:ascii="Times New Roman" w:hAnsi="Times New Roman" w:cs="Times New Roman"/>
          <w:b/>
          <w:sz w:val="24"/>
          <w:szCs w:val="24"/>
        </w:rPr>
        <w:t>1</w:t>
      </w:r>
      <w:ins w:id="243" w:author="Kiran Bhutada" w:date="2023-08-28T17:45:00Z">
        <w:r w:rsidR="0037132C" w:rsidRPr="00BE2142">
          <w:rPr>
            <w:rFonts w:ascii="Times New Roman" w:hAnsi="Times New Roman" w:cs="Times New Roman"/>
            <w:b/>
            <w:sz w:val="24"/>
            <w:szCs w:val="24"/>
          </w:rPr>
          <w:t>9</w:t>
        </w:r>
      </w:ins>
      <w:del w:id="244" w:author="Kiran Bhutada" w:date="2023-08-28T17:45: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.5.4 Consent of Company.</w:t>
      </w:r>
      <w:r w:rsidRPr="00BE2142">
        <w:rPr>
          <w:rFonts w:ascii="Times New Roman" w:hAnsi="Times New Roman" w:cs="Times New Roman"/>
          <w:sz w:val="24"/>
          <w:szCs w:val="24"/>
        </w:rPr>
        <w:t xml:space="preserve">  Company acknowledges and agrees that Novartis will process and transfer to CMS the data and personal information in the ST Sheets which is pertaining to itself (“Company Data”) and that the Company Data transferred to CMS by Novartis will no longer be controlled by Novartis and will be publicly disclosed by CMS in accordance with the U.S. Physicians’ Payment Sunshine Act and its regulations.  Once the Company Data has been transferred to CMS, Novartis cannot guarantee and is therefore no longer responsible for the privacy and data protection of the Company Data transferred to CMS.</w:t>
      </w:r>
      <w:r w:rsidRPr="00BE2142">
        <w:rPr>
          <w:rFonts w:ascii="Times New Roman" w:eastAsia="Cambria" w:hAnsi="Times New Roman" w:cs="Times New Roman"/>
          <w:b/>
          <w:color w:val="4F81BD"/>
          <w:sz w:val="24"/>
          <w:szCs w:val="24"/>
        </w:rPr>
        <w:t xml:space="preserve"> </w:t>
      </w:r>
    </w:p>
    <w:p w14:paraId="591BA658"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4C972DC" w14:textId="77777777" w:rsidR="00F93A98" w:rsidRPr="00BE2142" w:rsidRDefault="00B818CB" w:rsidP="0080369B">
      <w:pPr>
        <w:ind w:left="1028" w:right="15" w:firstLine="0"/>
        <w:rPr>
          <w:rFonts w:ascii="Times New Roman" w:hAnsi="Times New Roman" w:cs="Times New Roman"/>
          <w:sz w:val="24"/>
          <w:szCs w:val="24"/>
        </w:rPr>
      </w:pPr>
      <w:r w:rsidRPr="00BE2142">
        <w:rPr>
          <w:rFonts w:ascii="Times New Roman" w:hAnsi="Times New Roman" w:cs="Times New Roman"/>
          <w:b/>
          <w:sz w:val="24"/>
          <w:szCs w:val="24"/>
        </w:rPr>
        <w:t>1</w:t>
      </w:r>
      <w:ins w:id="245" w:author="Kiran Bhutada" w:date="2023-08-28T17:45:00Z">
        <w:r w:rsidR="0037132C" w:rsidRPr="00BE2142">
          <w:rPr>
            <w:rFonts w:ascii="Times New Roman" w:hAnsi="Times New Roman" w:cs="Times New Roman"/>
            <w:b/>
            <w:sz w:val="24"/>
            <w:szCs w:val="24"/>
          </w:rPr>
          <w:t>9</w:t>
        </w:r>
      </w:ins>
      <w:del w:id="246" w:author="Kiran Bhutada" w:date="2023-08-28T17:45:00Z">
        <w:r w:rsidRPr="00BE2142" w:rsidDel="0037132C">
          <w:rPr>
            <w:rFonts w:ascii="Times New Roman" w:hAnsi="Times New Roman" w:cs="Times New Roman"/>
            <w:b/>
            <w:sz w:val="24"/>
            <w:szCs w:val="24"/>
          </w:rPr>
          <w:delText>8</w:delText>
        </w:r>
      </w:del>
      <w:r w:rsidRPr="00BE2142">
        <w:rPr>
          <w:rFonts w:ascii="Times New Roman" w:hAnsi="Times New Roman" w:cs="Times New Roman"/>
          <w:b/>
          <w:sz w:val="24"/>
          <w:szCs w:val="24"/>
        </w:rPr>
        <w:t xml:space="preserve">.5.5 </w:t>
      </w:r>
      <w:r w:rsidRPr="00BE2142">
        <w:rPr>
          <w:rFonts w:ascii="Times New Roman" w:hAnsi="Times New Roman" w:cs="Times New Roman"/>
          <w:sz w:val="24"/>
          <w:szCs w:val="24"/>
        </w:rPr>
        <w:t>Company agrees that Novartis shall have the right:</w:t>
      </w:r>
      <w:r w:rsidRPr="00BE2142">
        <w:rPr>
          <w:rFonts w:ascii="Times New Roman" w:eastAsia="Cambria" w:hAnsi="Times New Roman" w:cs="Times New Roman"/>
          <w:b/>
          <w:color w:val="4F81BD"/>
          <w:sz w:val="24"/>
          <w:szCs w:val="24"/>
        </w:rPr>
        <w:t xml:space="preserve"> </w:t>
      </w:r>
    </w:p>
    <w:p w14:paraId="0F482330"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D7AA3EE" w14:textId="77777777" w:rsidR="00F93A98" w:rsidRPr="00BE2142" w:rsidRDefault="00B818CB" w:rsidP="0080369B">
      <w:pPr>
        <w:numPr>
          <w:ilvl w:val="0"/>
          <w:numId w:val="11"/>
        </w:numPr>
        <w:ind w:right="15" w:hanging="721"/>
        <w:rPr>
          <w:rFonts w:ascii="Times New Roman" w:hAnsi="Times New Roman" w:cs="Times New Roman"/>
          <w:sz w:val="24"/>
          <w:szCs w:val="24"/>
        </w:rPr>
      </w:pPr>
      <w:r w:rsidRPr="00BE2142">
        <w:rPr>
          <w:rFonts w:ascii="Times New Roman" w:hAnsi="Times New Roman" w:cs="Times New Roman"/>
          <w:sz w:val="24"/>
          <w:szCs w:val="24"/>
        </w:rPr>
        <w:t>to unilaterally update or amend the informed consent language and the ST Sheet, respectively,</w:t>
      </w:r>
      <w:r w:rsidRPr="00BE2142">
        <w:rPr>
          <w:rFonts w:ascii="Times New Roman" w:hAnsi="Times New Roman" w:cs="Times New Roman"/>
          <w:b/>
          <w:sz w:val="24"/>
          <w:szCs w:val="24"/>
        </w:rPr>
        <w:t xml:space="preserve"> </w:t>
      </w:r>
      <w:r w:rsidRPr="00BE2142">
        <w:rPr>
          <w:rFonts w:ascii="Times New Roman" w:hAnsi="Times New Roman" w:cs="Times New Roman"/>
          <w:sz w:val="24"/>
          <w:szCs w:val="24"/>
        </w:rPr>
        <w:t xml:space="preserve">as well as any other modalities and instructions for the reporting to Novartis contained in this this Section 18 at any time; and </w:t>
      </w:r>
    </w:p>
    <w:p w14:paraId="44EFC3D8" w14:textId="77777777" w:rsidR="00F93A98" w:rsidRPr="00BE2142" w:rsidRDefault="00B818CB" w:rsidP="0080369B">
      <w:pPr>
        <w:numPr>
          <w:ilvl w:val="0"/>
          <w:numId w:val="11"/>
        </w:numPr>
        <w:ind w:right="15" w:hanging="721"/>
        <w:rPr>
          <w:rFonts w:ascii="Times New Roman" w:hAnsi="Times New Roman" w:cs="Times New Roman"/>
          <w:sz w:val="24"/>
          <w:szCs w:val="24"/>
        </w:rPr>
      </w:pPr>
      <w:r w:rsidRPr="00BE2142">
        <w:rPr>
          <w:rFonts w:ascii="Times New Roman" w:hAnsi="Times New Roman" w:cs="Times New Roman"/>
          <w:sz w:val="24"/>
          <w:szCs w:val="24"/>
        </w:rPr>
        <w:t xml:space="preserve">to audit, upon at least fifteen (15) days advance written notice, Company’s efforts  </w:t>
      </w:r>
    </w:p>
    <w:p w14:paraId="3D38FBE7" w14:textId="77777777" w:rsidR="00F93A98" w:rsidRPr="00BE2142" w:rsidRDefault="00B818CB" w:rsidP="0080369B">
      <w:pPr>
        <w:spacing w:after="0" w:line="259" w:lineRule="auto"/>
        <w:ind w:left="176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E249CDE" w14:textId="77777777" w:rsidR="00F93A98" w:rsidRPr="00BE2142" w:rsidRDefault="00B818CB" w:rsidP="0080369B">
      <w:pPr>
        <w:ind w:left="1044" w:right="15"/>
        <w:rPr>
          <w:rFonts w:ascii="Times New Roman" w:hAnsi="Times New Roman" w:cs="Times New Roman"/>
          <w:sz w:val="24"/>
          <w:szCs w:val="24"/>
        </w:rPr>
      </w:pPr>
      <w:proofErr w:type="gramStart"/>
      <w:r w:rsidRPr="00BE2142">
        <w:rPr>
          <w:rFonts w:ascii="Times New Roman" w:hAnsi="Times New Roman" w:cs="Times New Roman"/>
          <w:sz w:val="24"/>
          <w:szCs w:val="24"/>
        </w:rPr>
        <w:t>to</w:t>
      </w:r>
      <w:proofErr w:type="gramEnd"/>
      <w:r w:rsidRPr="00BE2142">
        <w:rPr>
          <w:rFonts w:ascii="Times New Roman" w:hAnsi="Times New Roman" w:cs="Times New Roman"/>
          <w:sz w:val="24"/>
          <w:szCs w:val="24"/>
        </w:rPr>
        <w:t xml:space="preserve"> comply with this this Section 18, including internal processes to identify USHCPs or USTHs, to obtain informed consents (including to review any agreements Company entered into for the performance of Services under this Agreement or any Task </w:t>
      </w:r>
    </w:p>
    <w:p w14:paraId="6DA2C338" w14:textId="77777777" w:rsidR="00F93A98" w:rsidRPr="00BE2142" w:rsidRDefault="00B818CB" w:rsidP="0080369B">
      <w:pPr>
        <w:ind w:left="1044" w:right="15" w:firstLine="0"/>
        <w:rPr>
          <w:rFonts w:ascii="Times New Roman" w:hAnsi="Times New Roman" w:cs="Times New Roman"/>
          <w:sz w:val="24"/>
          <w:szCs w:val="24"/>
        </w:rPr>
      </w:pPr>
      <w:r w:rsidRPr="00BE2142">
        <w:rPr>
          <w:rFonts w:ascii="Times New Roman" w:hAnsi="Times New Roman" w:cs="Times New Roman"/>
          <w:sz w:val="24"/>
          <w:szCs w:val="24"/>
        </w:rPr>
        <w:t xml:space="preserve">Order, as applicable) and Company’s internal process to capture and record any Research-related ToV or general indirect ToV in the ST Sheet. </w:t>
      </w:r>
    </w:p>
    <w:p w14:paraId="18281BA1"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5B8B2B3" w14:textId="77777777" w:rsidR="00F93A98" w:rsidRPr="00BE2142" w:rsidRDefault="00B818CB" w:rsidP="0080369B">
      <w:pPr>
        <w:spacing w:after="9"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9AC543F" w14:textId="77777777" w:rsidR="00F93A98" w:rsidRPr="00BE2142" w:rsidRDefault="00B818CB" w:rsidP="0080369B">
      <w:pPr>
        <w:tabs>
          <w:tab w:val="center" w:pos="906"/>
          <w:tab w:val="center" w:pos="4601"/>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 xml:space="preserve">Section </w:t>
      </w:r>
      <w:ins w:id="247" w:author="Kiran Bhutada" w:date="2023-08-28T17:45:00Z">
        <w:r w:rsidR="0037132C" w:rsidRPr="00BE2142">
          <w:rPr>
            <w:rFonts w:ascii="Times New Roman" w:hAnsi="Times New Roman" w:cs="Times New Roman"/>
            <w:b/>
            <w:sz w:val="24"/>
            <w:szCs w:val="24"/>
          </w:rPr>
          <w:t>20</w:t>
        </w:r>
      </w:ins>
      <w:del w:id="248" w:author="Kiran Bhutada" w:date="2023-08-28T17:45:00Z">
        <w:r w:rsidRPr="00BE2142" w:rsidDel="0037132C">
          <w:rPr>
            <w:rFonts w:ascii="Times New Roman" w:hAnsi="Times New Roman" w:cs="Times New Roman"/>
            <w:b/>
            <w:sz w:val="24"/>
            <w:szCs w:val="24"/>
          </w:rPr>
          <w:delText>19</w:delText>
        </w:r>
      </w:del>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r>
      <w:r w:rsidRPr="00BE2142">
        <w:rPr>
          <w:rFonts w:ascii="Times New Roman" w:hAnsi="Times New Roman" w:cs="Times New Roman"/>
          <w:b/>
          <w:sz w:val="24"/>
          <w:szCs w:val="24"/>
          <w:u w:val="single"/>
        </w:rPr>
        <w:t>Information about EFPIA Transparency Requirements</w:t>
      </w:r>
      <w:r w:rsidRPr="00BE2142">
        <w:rPr>
          <w:rFonts w:ascii="Times New Roman" w:hAnsi="Times New Roman" w:cs="Times New Roman"/>
          <w:b/>
          <w:sz w:val="24"/>
          <w:szCs w:val="24"/>
        </w:rPr>
        <w:t xml:space="preserve">. </w:t>
      </w:r>
    </w:p>
    <w:p w14:paraId="5328B8D9" w14:textId="77777777" w:rsidR="00F93A98" w:rsidRPr="00BE2142" w:rsidRDefault="00B818CB" w:rsidP="0080369B">
      <w:pPr>
        <w:spacing w:after="7"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C482D01" w14:textId="77777777" w:rsidR="00F93A98" w:rsidRPr="00BE2142" w:rsidRDefault="0037132C" w:rsidP="0080369B">
      <w:pPr>
        <w:ind w:left="309" w:right="15"/>
        <w:rPr>
          <w:rFonts w:ascii="Times New Roman" w:hAnsi="Times New Roman" w:cs="Times New Roman"/>
          <w:sz w:val="24"/>
          <w:szCs w:val="24"/>
        </w:rPr>
      </w:pPr>
      <w:ins w:id="249" w:author="Kiran Bhutada" w:date="2023-08-28T17:45:00Z">
        <w:r w:rsidRPr="00BE2142">
          <w:rPr>
            <w:rFonts w:ascii="Times New Roman" w:hAnsi="Times New Roman" w:cs="Times New Roman"/>
            <w:b/>
            <w:sz w:val="24"/>
            <w:szCs w:val="24"/>
          </w:rPr>
          <w:t>20</w:t>
        </w:r>
      </w:ins>
      <w:del w:id="250" w:author="Kiran Bhutada" w:date="2023-08-28T17:45:00Z">
        <w:r w:rsidR="00B818CB" w:rsidRPr="00BE2142" w:rsidDel="0037132C">
          <w:rPr>
            <w:rFonts w:ascii="Times New Roman" w:hAnsi="Times New Roman" w:cs="Times New Roman"/>
            <w:b/>
            <w:sz w:val="24"/>
            <w:szCs w:val="24"/>
          </w:rPr>
          <w:delText>19</w:delText>
        </w:r>
      </w:del>
      <w:r w:rsidR="00B818CB" w:rsidRPr="00BE2142">
        <w:rPr>
          <w:rFonts w:ascii="Times New Roman" w:hAnsi="Times New Roman" w:cs="Times New Roman"/>
          <w:b/>
          <w:sz w:val="24"/>
          <w:szCs w:val="24"/>
        </w:rPr>
        <w:t>.1 Healthcare Provider and Healthcare Organization Transparency.</w:t>
      </w:r>
      <w:r w:rsidR="00B818CB" w:rsidRPr="00BE2142">
        <w:rPr>
          <w:rFonts w:ascii="Times New Roman" w:hAnsi="Times New Roman" w:cs="Times New Roman"/>
          <w:sz w:val="24"/>
          <w:szCs w:val="24"/>
        </w:rPr>
        <w:t xml:space="preserve"> Novartis is committed to comply with the EFPIA HCP/HCO Disclosure Code (“</w:t>
      </w:r>
      <w:r w:rsidR="00B818CB" w:rsidRPr="00BE2142">
        <w:rPr>
          <w:rFonts w:ascii="Times New Roman" w:hAnsi="Times New Roman" w:cs="Times New Roman"/>
          <w:sz w:val="24"/>
          <w:szCs w:val="24"/>
          <w:u w:val="single" w:color="000000"/>
        </w:rPr>
        <w:t>Code</w:t>
      </w:r>
      <w:r w:rsidR="00B818CB" w:rsidRPr="00BE2142">
        <w:rPr>
          <w:rFonts w:ascii="Times New Roman" w:hAnsi="Times New Roman" w:cs="Times New Roman"/>
          <w:sz w:val="24"/>
          <w:szCs w:val="24"/>
        </w:rPr>
        <w:t xml:space="preserve">”) and related transparency obligations. According to the Code, pharmaceutical companies are required to publicly disclose transfers of value it makes, directly or indirectly, to or for the benefit of a Health </w:t>
      </w:r>
    </w:p>
    <w:p w14:paraId="57F366D7" w14:textId="77777777" w:rsidR="00F93A98" w:rsidRPr="00BE2142" w:rsidRDefault="00B818CB" w:rsidP="0080369B">
      <w:pPr>
        <w:spacing w:after="28"/>
        <w:ind w:left="309" w:right="15" w:firstLine="0"/>
        <w:rPr>
          <w:rFonts w:ascii="Times New Roman" w:hAnsi="Times New Roman" w:cs="Times New Roman"/>
          <w:sz w:val="24"/>
          <w:szCs w:val="24"/>
        </w:rPr>
      </w:pPr>
      <w:r w:rsidRPr="00BE2142">
        <w:rPr>
          <w:rFonts w:ascii="Times New Roman" w:hAnsi="Times New Roman" w:cs="Times New Roman"/>
          <w:sz w:val="24"/>
          <w:szCs w:val="24"/>
        </w:rPr>
        <w:t>Care Professional (“</w:t>
      </w:r>
      <w:r w:rsidRPr="00BE2142">
        <w:rPr>
          <w:rFonts w:ascii="Times New Roman" w:hAnsi="Times New Roman" w:cs="Times New Roman"/>
          <w:sz w:val="24"/>
          <w:szCs w:val="24"/>
          <w:u w:val="single" w:color="000000"/>
        </w:rPr>
        <w:t>HCP</w:t>
      </w:r>
      <w:r w:rsidRPr="00BE2142">
        <w:rPr>
          <w:rFonts w:ascii="Times New Roman" w:hAnsi="Times New Roman" w:cs="Times New Roman"/>
          <w:sz w:val="24"/>
          <w:szCs w:val="24"/>
        </w:rPr>
        <w:t xml:space="preserve">”) or a Health Care </w:t>
      </w:r>
      <w:proofErr w:type="spellStart"/>
      <w:r w:rsidRPr="00BE2142">
        <w:rPr>
          <w:rFonts w:ascii="Times New Roman" w:hAnsi="Times New Roman" w:cs="Times New Roman"/>
          <w:sz w:val="24"/>
          <w:szCs w:val="24"/>
        </w:rPr>
        <w:t>Organisation</w:t>
      </w:r>
      <w:proofErr w:type="spellEnd"/>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HCO</w:t>
      </w:r>
      <w:r w:rsidRPr="00BE2142">
        <w:rPr>
          <w:rFonts w:ascii="Times New Roman" w:hAnsi="Times New Roman" w:cs="Times New Roman"/>
          <w:sz w:val="24"/>
          <w:szCs w:val="24"/>
        </w:rPr>
        <w:t>”).  The EFPIA disclosure requirements will only apply if the HCP / HCO’s primary place of practice or place of incorporation is located in an EFPIA country</w:t>
      </w:r>
      <w:r w:rsidRPr="00BE2142">
        <w:rPr>
          <w:rFonts w:ascii="Times New Roman" w:hAnsi="Times New Roman" w:cs="Times New Roman"/>
          <w:sz w:val="24"/>
          <w:szCs w:val="24"/>
          <w:vertAlign w:val="superscript"/>
        </w:rPr>
        <w:t>1</w:t>
      </w:r>
      <w:r w:rsidRPr="00BE2142">
        <w:rPr>
          <w:rFonts w:ascii="Times New Roman" w:hAnsi="Times New Roman" w:cs="Times New Roman"/>
          <w:sz w:val="24"/>
          <w:szCs w:val="24"/>
        </w:rPr>
        <w:t>.</w:t>
      </w:r>
      <w:r w:rsidRPr="00BE2142">
        <w:rPr>
          <w:rFonts w:ascii="Times New Roman" w:hAnsi="Times New Roman" w:cs="Times New Roman"/>
          <w:b/>
          <w:sz w:val="24"/>
          <w:szCs w:val="24"/>
        </w:rPr>
        <w:t xml:space="preserve"> </w:t>
      </w:r>
    </w:p>
    <w:p w14:paraId="2FBD1A07" w14:textId="77777777" w:rsidR="00F93A98" w:rsidRPr="00BE2142" w:rsidRDefault="00B818CB" w:rsidP="0080369B">
      <w:pPr>
        <w:spacing w:after="3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49C42CE" w14:textId="77777777" w:rsidR="00F93A98" w:rsidRPr="00BE2142" w:rsidRDefault="00B818CB" w:rsidP="0080369B">
      <w:pPr>
        <w:spacing w:after="241"/>
        <w:ind w:left="1044" w:right="15"/>
        <w:rPr>
          <w:rFonts w:ascii="Times New Roman" w:hAnsi="Times New Roman" w:cs="Times New Roman"/>
          <w:sz w:val="24"/>
          <w:szCs w:val="24"/>
        </w:rPr>
      </w:pPr>
      <w:r w:rsidRPr="00BE2142">
        <w:rPr>
          <w:rFonts w:ascii="Times New Roman" w:hAnsi="Times New Roman" w:cs="Times New Roman"/>
          <w:b/>
          <w:sz w:val="24"/>
          <w:szCs w:val="24"/>
        </w:rPr>
        <w:t>(a)</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HCP</w:t>
      </w:r>
      <w:r w:rsidRPr="00BE2142">
        <w:rPr>
          <w:rFonts w:ascii="Times New Roman" w:hAnsi="Times New Roman" w:cs="Times New Roman"/>
          <w:sz w:val="24"/>
          <w:szCs w:val="24"/>
        </w:rPr>
        <w:t xml:space="preserve">” is defined as any natural person that is a member of the medical, dental, pharmacy or nursing professions or any other person who, in the course of his or her professional activities, may prescribe, purchase, supply, recommend or administer a medicinal product and whose primary practice, principal professional address or place of incorporation is in Europe. For the avoidance of doubt, the definition of HCP includes: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any official or employee of a government agency or other Company (whether in the public </w:t>
      </w:r>
    </w:p>
    <w:p w14:paraId="79BB9E8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inline distT="0" distB="0" distL="0" distR="0" wp14:anchorId="2ECA1369" wp14:editId="19575D84">
                <wp:extent cx="1829054" cy="7620"/>
                <wp:effectExtent l="0" t="0" r="0" b="0"/>
                <wp:docPr id="70945" name="Group 70945"/>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1700" name="Shape 81700"/>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83C9BA9" id="Group 70945"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">
                <v:shape id="Shape 81700"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" path="m,l1829054,r,9144l,9144,,e" fillcolor="black" stroked="f" strokeweight="0">
                  <v:stroke miterlimit="83231f" joinstyle="miter"/>
                  <v:path arrowok="t" textboxrect="0,0,1829054,9144"/>
                </v:shape>
                <w10:anchorlock/>
              </v:group>
            </w:pict>
          </mc:Fallback>
        </mc:AlternateContent>
      </w:r>
      <w:r w:rsidRPr="00BE2142">
        <w:rPr>
          <w:rFonts w:ascii="Times New Roman" w:hAnsi="Times New Roman" w:cs="Times New Roman"/>
          <w:sz w:val="24"/>
          <w:szCs w:val="24"/>
        </w:rPr>
        <w:t xml:space="preserve"> </w:t>
      </w:r>
    </w:p>
    <w:p w14:paraId="2DBD2B4F" w14:textId="77777777" w:rsidR="00F93A98" w:rsidRPr="00BE2142" w:rsidRDefault="00B818CB" w:rsidP="0080369B">
      <w:pPr>
        <w:spacing w:after="3" w:line="259" w:lineRule="auto"/>
        <w:ind w:left="334" w:right="0" w:hanging="10"/>
        <w:rPr>
          <w:rFonts w:ascii="Times New Roman" w:hAnsi="Times New Roman" w:cs="Times New Roman"/>
          <w:sz w:val="24"/>
          <w:szCs w:val="24"/>
        </w:rPr>
      </w:pPr>
      <w:r w:rsidRPr="00BE2142">
        <w:rPr>
          <w:rFonts w:ascii="Times New Roman" w:hAnsi="Times New Roman" w:cs="Times New Roman"/>
          <w:sz w:val="24"/>
          <w:szCs w:val="24"/>
        </w:rPr>
        <w:t xml:space="preserve">1 European Federation of Pharmaceutical Industries and Associations (EFPIA) countries currently include:  Austria, </w:t>
      </w:r>
    </w:p>
    <w:p w14:paraId="4D334B31" w14:textId="77777777" w:rsidR="00F93A98" w:rsidRPr="00BE2142" w:rsidRDefault="00B818CB" w:rsidP="0080369B">
      <w:pPr>
        <w:spacing w:after="3" w:line="259" w:lineRule="auto"/>
        <w:ind w:left="1039" w:right="0" w:hanging="10"/>
        <w:rPr>
          <w:rFonts w:ascii="Times New Roman" w:hAnsi="Times New Roman" w:cs="Times New Roman"/>
          <w:sz w:val="24"/>
          <w:szCs w:val="24"/>
        </w:rPr>
      </w:pPr>
      <w:r w:rsidRPr="00BE2142">
        <w:rPr>
          <w:rFonts w:ascii="Times New Roman" w:hAnsi="Times New Roman" w:cs="Times New Roman"/>
          <w:sz w:val="24"/>
          <w:szCs w:val="24"/>
        </w:rPr>
        <w:t xml:space="preserve">Belgium, Bulgaria, Croatia, Cyprus, Czech Republic, Denmark, Estonia, Finland, France, Germany, Greece, </w:t>
      </w:r>
    </w:p>
    <w:p w14:paraId="43D87A4E" w14:textId="77777777" w:rsidR="00F93A98" w:rsidRPr="00BE2142" w:rsidRDefault="00B818CB" w:rsidP="0080369B">
      <w:pPr>
        <w:spacing w:after="3" w:line="259" w:lineRule="auto"/>
        <w:ind w:left="1039" w:right="0" w:hanging="10"/>
        <w:rPr>
          <w:rFonts w:ascii="Times New Roman" w:hAnsi="Times New Roman" w:cs="Times New Roman"/>
          <w:sz w:val="24"/>
          <w:szCs w:val="24"/>
        </w:rPr>
      </w:pPr>
      <w:r w:rsidRPr="00BE2142">
        <w:rPr>
          <w:rFonts w:ascii="Times New Roman" w:hAnsi="Times New Roman" w:cs="Times New Roman"/>
          <w:sz w:val="24"/>
          <w:szCs w:val="24"/>
        </w:rPr>
        <w:t xml:space="preserve">Hungary, Ireland, Italy, Latvia, Lithuania, Malta, the Netherlands, Norway, Poland, Portugal, Romania, </w:t>
      </w:r>
    </w:p>
    <w:p w14:paraId="62D8E491" w14:textId="77777777" w:rsidR="00F93A98" w:rsidRPr="00BE2142" w:rsidRDefault="00B818CB" w:rsidP="0080369B">
      <w:pPr>
        <w:spacing w:after="3" w:line="259" w:lineRule="auto"/>
        <w:ind w:left="1039" w:right="0" w:hanging="10"/>
        <w:rPr>
          <w:rFonts w:ascii="Times New Roman" w:hAnsi="Times New Roman" w:cs="Times New Roman"/>
          <w:sz w:val="24"/>
          <w:szCs w:val="24"/>
        </w:rPr>
      </w:pPr>
      <w:r w:rsidRPr="00BE2142">
        <w:rPr>
          <w:rFonts w:ascii="Times New Roman" w:hAnsi="Times New Roman" w:cs="Times New Roman"/>
          <w:sz w:val="24"/>
          <w:szCs w:val="24"/>
        </w:rPr>
        <w:t xml:space="preserve">Russia, Serbia, Slovakia, Slovenia, Spain, Sweden, Switzerland, Turkey, Ukraine and the United Kingdom.   </w:t>
      </w:r>
    </w:p>
    <w:p w14:paraId="35C56D89" w14:textId="77777777" w:rsidR="00F93A98" w:rsidRPr="00BE2142" w:rsidRDefault="00B818CB" w:rsidP="0080369B">
      <w:pPr>
        <w:ind w:left="1044" w:right="15" w:firstLine="0"/>
        <w:rPr>
          <w:rFonts w:ascii="Times New Roman" w:hAnsi="Times New Roman" w:cs="Times New Roman"/>
          <w:sz w:val="24"/>
          <w:szCs w:val="24"/>
        </w:rPr>
      </w:pPr>
      <w:proofErr w:type="gramStart"/>
      <w:r w:rsidRPr="00BE2142">
        <w:rPr>
          <w:rFonts w:ascii="Times New Roman" w:hAnsi="Times New Roman" w:cs="Times New Roman"/>
          <w:sz w:val="24"/>
          <w:szCs w:val="24"/>
        </w:rPr>
        <w:t>or</w:t>
      </w:r>
      <w:proofErr w:type="gramEnd"/>
      <w:r w:rsidRPr="00BE2142">
        <w:rPr>
          <w:rFonts w:ascii="Times New Roman" w:hAnsi="Times New Roman" w:cs="Times New Roman"/>
          <w:sz w:val="24"/>
          <w:szCs w:val="24"/>
        </w:rPr>
        <w:t xml:space="preserve"> private sector) that may prescribe, purchase, supply or administer medicinal products and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any employee of a member company whose primary occupation is that of a practicing HCP, but excludes </w:t>
      </w:r>
      <w:r w:rsidRPr="00BE2142">
        <w:rPr>
          <w:rFonts w:ascii="Times New Roman" w:hAnsi="Times New Roman" w:cs="Times New Roman"/>
          <w:b/>
          <w:sz w:val="24"/>
          <w:szCs w:val="24"/>
        </w:rPr>
        <w:t>(x)</w:t>
      </w:r>
      <w:r w:rsidRPr="00BE2142">
        <w:rPr>
          <w:rFonts w:ascii="Times New Roman" w:hAnsi="Times New Roman" w:cs="Times New Roman"/>
          <w:sz w:val="24"/>
          <w:szCs w:val="24"/>
        </w:rPr>
        <w:t xml:space="preserve"> all other employees of a Member Company and </w:t>
      </w:r>
      <w:r w:rsidRPr="00BE2142">
        <w:rPr>
          <w:rFonts w:ascii="Times New Roman" w:hAnsi="Times New Roman" w:cs="Times New Roman"/>
          <w:b/>
          <w:sz w:val="24"/>
          <w:szCs w:val="24"/>
        </w:rPr>
        <w:t>(y)</w:t>
      </w:r>
      <w:r w:rsidRPr="00BE2142">
        <w:rPr>
          <w:rFonts w:ascii="Times New Roman" w:hAnsi="Times New Roman" w:cs="Times New Roman"/>
          <w:sz w:val="24"/>
          <w:szCs w:val="24"/>
        </w:rPr>
        <w:t xml:space="preserve"> a wholesaler or distributor of medicinal products. </w:t>
      </w:r>
    </w:p>
    <w:p w14:paraId="7207F8F5" w14:textId="77777777" w:rsidR="00F93A98" w:rsidRPr="00BE2142" w:rsidRDefault="00B818CB" w:rsidP="0080369B">
      <w:pPr>
        <w:spacing w:after="0" w:line="259" w:lineRule="auto"/>
        <w:ind w:left="176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6E6C731" w14:textId="77777777" w:rsidR="00F93A98" w:rsidRPr="00BE2142" w:rsidRDefault="00B818CB" w:rsidP="0080369B">
      <w:pPr>
        <w:ind w:left="1044" w:right="15"/>
        <w:rPr>
          <w:rFonts w:ascii="Times New Roman" w:hAnsi="Times New Roman" w:cs="Times New Roman"/>
          <w:sz w:val="24"/>
          <w:szCs w:val="24"/>
        </w:rPr>
      </w:pPr>
      <w:r w:rsidRPr="00BE2142">
        <w:rPr>
          <w:rFonts w:ascii="Times New Roman" w:hAnsi="Times New Roman" w:cs="Times New Roman"/>
          <w:b/>
          <w:sz w:val="24"/>
          <w:szCs w:val="24"/>
        </w:rPr>
        <w:t>(b)</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HCO</w:t>
      </w:r>
      <w:r w:rsidRPr="00BE2142">
        <w:rPr>
          <w:rFonts w:ascii="Times New Roman" w:hAnsi="Times New Roman" w:cs="Times New Roman"/>
          <w:sz w:val="24"/>
          <w:szCs w:val="24"/>
        </w:rPr>
        <w:t xml:space="preserve">” is defined as any legal person </w:t>
      </w:r>
      <w:r w:rsidRPr="00BE2142">
        <w:rPr>
          <w:rFonts w:ascii="Times New Roman" w:hAnsi="Times New Roman" w:cs="Times New Roman"/>
          <w:b/>
          <w:sz w:val="24"/>
          <w:szCs w:val="24"/>
        </w:rPr>
        <w:t>(i)</w:t>
      </w:r>
      <w:r w:rsidRPr="00BE2142">
        <w:rPr>
          <w:rFonts w:ascii="Times New Roman" w:hAnsi="Times New Roman" w:cs="Times New Roman"/>
          <w:sz w:val="24"/>
          <w:szCs w:val="24"/>
        </w:rPr>
        <w:t xml:space="preserve"> that is a healthcare, medical or scientific association or Company (irrespective of the legal or organisational form) such as a hospital, clinic, foundation, university or other teaching institution or learned society (except for patient organisations within the scope of the EFPIA PO Code) whose business address, place of incorporation or primary place of operation is in Europe or </w:t>
      </w:r>
      <w:r w:rsidRPr="00BE2142">
        <w:rPr>
          <w:rFonts w:ascii="Times New Roman" w:hAnsi="Times New Roman" w:cs="Times New Roman"/>
          <w:b/>
          <w:sz w:val="24"/>
          <w:szCs w:val="24"/>
        </w:rPr>
        <w:t>(ii)</w:t>
      </w:r>
      <w:r w:rsidRPr="00BE2142">
        <w:rPr>
          <w:rFonts w:ascii="Times New Roman" w:hAnsi="Times New Roman" w:cs="Times New Roman"/>
          <w:sz w:val="24"/>
          <w:szCs w:val="24"/>
        </w:rPr>
        <w:t xml:space="preserve"> through which one or more HCPs provide services. </w:t>
      </w:r>
    </w:p>
    <w:p w14:paraId="4E7463C3" w14:textId="77777777" w:rsidR="00F93A98" w:rsidRPr="00BE2142" w:rsidRDefault="00B818CB" w:rsidP="0080369B">
      <w:pPr>
        <w:spacing w:after="36" w:line="259" w:lineRule="auto"/>
        <w:ind w:left="176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2241C2F" w14:textId="77777777" w:rsidR="00F93A98" w:rsidRPr="00BE2142" w:rsidRDefault="0037132C" w:rsidP="0080369B">
      <w:pPr>
        <w:ind w:left="309" w:right="15"/>
        <w:rPr>
          <w:rFonts w:ascii="Times New Roman" w:hAnsi="Times New Roman" w:cs="Times New Roman"/>
          <w:sz w:val="24"/>
          <w:szCs w:val="24"/>
        </w:rPr>
      </w:pPr>
      <w:ins w:id="251" w:author="Kiran Bhutada" w:date="2023-08-28T17:45:00Z">
        <w:r w:rsidRPr="00BE2142">
          <w:rPr>
            <w:rFonts w:ascii="Times New Roman" w:hAnsi="Times New Roman" w:cs="Times New Roman"/>
            <w:b/>
            <w:sz w:val="24"/>
            <w:szCs w:val="24"/>
          </w:rPr>
          <w:t>20</w:t>
        </w:r>
      </w:ins>
      <w:del w:id="252" w:author="Kiran Bhutada" w:date="2023-08-28T17:45:00Z">
        <w:r w:rsidR="00B818CB" w:rsidRPr="00BE2142" w:rsidDel="0037132C">
          <w:rPr>
            <w:rFonts w:ascii="Times New Roman" w:hAnsi="Times New Roman" w:cs="Times New Roman"/>
            <w:b/>
            <w:sz w:val="24"/>
            <w:szCs w:val="24"/>
          </w:rPr>
          <w:delText>19</w:delText>
        </w:r>
      </w:del>
      <w:r w:rsidR="00B818CB" w:rsidRPr="00BE2142">
        <w:rPr>
          <w:rFonts w:ascii="Times New Roman" w:hAnsi="Times New Roman" w:cs="Times New Roman"/>
          <w:b/>
          <w:sz w:val="24"/>
          <w:szCs w:val="24"/>
        </w:rPr>
        <w:t xml:space="preserve">.2 </w:t>
      </w:r>
      <w:r w:rsidR="00B818CB" w:rsidRPr="00BE2142">
        <w:rPr>
          <w:rFonts w:ascii="Times New Roman" w:hAnsi="Times New Roman" w:cs="Times New Roman"/>
          <w:sz w:val="24"/>
          <w:szCs w:val="24"/>
        </w:rPr>
        <w:t>“</w:t>
      </w:r>
      <w:r w:rsidR="00B818CB" w:rsidRPr="00BE2142">
        <w:rPr>
          <w:rFonts w:ascii="Times New Roman" w:hAnsi="Times New Roman" w:cs="Times New Roman"/>
          <w:sz w:val="24"/>
          <w:szCs w:val="24"/>
          <w:u w:val="single" w:color="000000"/>
        </w:rPr>
        <w:t>Transfers of Value</w:t>
      </w:r>
      <w:r w:rsidR="00B818CB" w:rsidRPr="00BE2142">
        <w:rPr>
          <w:rFonts w:ascii="Times New Roman" w:hAnsi="Times New Roman" w:cs="Times New Roman"/>
          <w:sz w:val="24"/>
          <w:szCs w:val="24"/>
        </w:rPr>
        <w:t>” are transfers of value made, directly or indirectly, to or for the benefit of individual HCPs / HCOs related to the following categories: fees for service and consultancy and related expenses, contributions to costs related to events (e.g. registration fees, travel and accommodation etc.) and, in the case of HCOs only, donations and grants to HCOs.</w:t>
      </w:r>
      <w:r w:rsidR="00B818CB" w:rsidRPr="00BE2142">
        <w:rPr>
          <w:rFonts w:ascii="Times New Roman" w:hAnsi="Times New Roman" w:cs="Times New Roman"/>
          <w:b/>
          <w:sz w:val="24"/>
          <w:szCs w:val="24"/>
        </w:rPr>
        <w:t xml:space="preserve"> </w:t>
      </w:r>
    </w:p>
    <w:p w14:paraId="1E5A29F1"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407C77D" w14:textId="77777777" w:rsidR="00F93A98" w:rsidRPr="00BE2142" w:rsidRDefault="0037132C" w:rsidP="0080369B">
      <w:pPr>
        <w:ind w:left="309" w:right="15"/>
        <w:rPr>
          <w:rFonts w:ascii="Times New Roman" w:hAnsi="Times New Roman" w:cs="Times New Roman"/>
          <w:sz w:val="24"/>
          <w:szCs w:val="24"/>
        </w:rPr>
      </w:pPr>
      <w:ins w:id="253" w:author="Kiran Bhutada" w:date="2023-08-28T17:45:00Z">
        <w:r w:rsidRPr="00BE2142">
          <w:rPr>
            <w:rFonts w:ascii="Times New Roman" w:hAnsi="Times New Roman" w:cs="Times New Roman"/>
            <w:b/>
            <w:sz w:val="24"/>
            <w:szCs w:val="24"/>
          </w:rPr>
          <w:t>20</w:t>
        </w:r>
      </w:ins>
      <w:del w:id="254" w:author="Kiran Bhutada" w:date="2023-08-28T17:45:00Z">
        <w:r w:rsidR="00B818CB" w:rsidRPr="00BE2142" w:rsidDel="0037132C">
          <w:rPr>
            <w:rFonts w:ascii="Times New Roman" w:hAnsi="Times New Roman" w:cs="Times New Roman"/>
            <w:b/>
            <w:sz w:val="24"/>
            <w:szCs w:val="24"/>
          </w:rPr>
          <w:delText>19</w:delText>
        </w:r>
      </w:del>
      <w:r w:rsidR="00B818CB" w:rsidRPr="00BE2142">
        <w:rPr>
          <w:rFonts w:ascii="Times New Roman" w:hAnsi="Times New Roman" w:cs="Times New Roman"/>
          <w:b/>
          <w:sz w:val="24"/>
          <w:szCs w:val="24"/>
        </w:rPr>
        <w:t xml:space="preserve">.3 </w:t>
      </w:r>
      <w:r w:rsidR="00B818CB" w:rsidRPr="00BE2142">
        <w:rPr>
          <w:rFonts w:ascii="Times New Roman" w:hAnsi="Times New Roman" w:cs="Times New Roman"/>
          <w:sz w:val="24"/>
          <w:szCs w:val="24"/>
        </w:rPr>
        <w:t xml:space="preserve">Where a Transfer of Value is made to an HCP or HCO in the performance of Services by Company to Novartis, Company will provide to Novartis the Transfer of Value data as defined and in accordance with the Code and as set forth in </w:t>
      </w:r>
      <w:r w:rsidR="00B818CB" w:rsidRPr="00BE2142">
        <w:rPr>
          <w:rFonts w:ascii="Times New Roman" w:hAnsi="Times New Roman" w:cs="Times New Roman"/>
          <w:sz w:val="24"/>
          <w:szCs w:val="24"/>
          <w:u w:val="single" w:color="000000"/>
        </w:rPr>
        <w:t>Exhibit I</w:t>
      </w:r>
      <w:r w:rsidR="00B818CB" w:rsidRPr="00BE2142">
        <w:rPr>
          <w:rFonts w:ascii="Times New Roman" w:hAnsi="Times New Roman" w:cs="Times New Roman"/>
          <w:sz w:val="24"/>
          <w:szCs w:val="24"/>
        </w:rPr>
        <w:t xml:space="preserve"> to this Agreement (“</w:t>
      </w:r>
      <w:r w:rsidR="00B818CB" w:rsidRPr="00BE2142">
        <w:rPr>
          <w:rFonts w:ascii="Times New Roman" w:hAnsi="Times New Roman" w:cs="Times New Roman"/>
          <w:sz w:val="24"/>
          <w:szCs w:val="24"/>
          <w:u w:val="single" w:color="000000"/>
        </w:rPr>
        <w:t>Reporting Expectations</w:t>
      </w:r>
      <w:r w:rsidR="00B818CB" w:rsidRPr="00BE2142">
        <w:rPr>
          <w:rFonts w:ascii="Times New Roman" w:hAnsi="Times New Roman" w:cs="Times New Roman"/>
          <w:sz w:val="24"/>
          <w:szCs w:val="24"/>
        </w:rPr>
        <w:t>”).  Notwithstanding Section 1</w:t>
      </w:r>
      <w:ins w:id="255" w:author="Kiran Bhutada" w:date="2023-08-28T18:11:00Z">
        <w:r w:rsidR="00CD30DD" w:rsidRPr="00BE2142">
          <w:rPr>
            <w:rFonts w:ascii="Times New Roman" w:hAnsi="Times New Roman" w:cs="Times New Roman"/>
            <w:sz w:val="24"/>
            <w:szCs w:val="24"/>
          </w:rPr>
          <w:t>7</w:t>
        </w:r>
      </w:ins>
      <w:del w:id="256" w:author="Kiran Bhutada" w:date="2023-08-28T18:11:00Z">
        <w:r w:rsidR="00B818CB" w:rsidRPr="00BE2142" w:rsidDel="00CD30DD">
          <w:rPr>
            <w:rFonts w:ascii="Times New Roman" w:hAnsi="Times New Roman" w:cs="Times New Roman"/>
            <w:sz w:val="24"/>
            <w:szCs w:val="24"/>
          </w:rPr>
          <w:delText>6</w:delText>
        </w:r>
      </w:del>
      <w:r w:rsidR="00B818CB" w:rsidRPr="00BE2142">
        <w:rPr>
          <w:rFonts w:ascii="Times New Roman" w:hAnsi="Times New Roman" w:cs="Times New Roman"/>
          <w:sz w:val="24"/>
          <w:szCs w:val="24"/>
        </w:rPr>
        <w:t>.1, Reporting Expectations may be amended from time to time for which email agreement between Novartis and Company of such changes shall suffice.</w:t>
      </w:r>
      <w:r w:rsidR="00B818CB" w:rsidRPr="00BE2142">
        <w:rPr>
          <w:rFonts w:ascii="Times New Roman" w:hAnsi="Times New Roman" w:cs="Times New Roman"/>
          <w:b/>
          <w:sz w:val="24"/>
          <w:szCs w:val="24"/>
        </w:rPr>
        <w:t xml:space="preserve"> </w:t>
      </w:r>
    </w:p>
    <w:p w14:paraId="397CBE15"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19503E6" w14:textId="77777777" w:rsidR="00F93A98" w:rsidRPr="00BE2142" w:rsidRDefault="0037132C" w:rsidP="0080369B">
      <w:pPr>
        <w:ind w:left="309" w:right="15"/>
        <w:rPr>
          <w:rFonts w:ascii="Times New Roman" w:hAnsi="Times New Roman" w:cs="Times New Roman"/>
          <w:sz w:val="24"/>
          <w:szCs w:val="24"/>
        </w:rPr>
      </w:pPr>
      <w:ins w:id="257" w:author="Kiran Bhutada" w:date="2023-08-28T17:45:00Z">
        <w:r w:rsidRPr="00BE2142">
          <w:rPr>
            <w:rFonts w:ascii="Times New Roman" w:hAnsi="Times New Roman" w:cs="Times New Roman"/>
            <w:b/>
            <w:sz w:val="24"/>
            <w:szCs w:val="24"/>
          </w:rPr>
          <w:t>20</w:t>
        </w:r>
      </w:ins>
      <w:del w:id="258" w:author="Kiran Bhutada" w:date="2023-08-28T17:45:00Z">
        <w:r w:rsidR="00B818CB" w:rsidRPr="00BE2142" w:rsidDel="0037132C">
          <w:rPr>
            <w:rFonts w:ascii="Times New Roman" w:hAnsi="Times New Roman" w:cs="Times New Roman"/>
            <w:b/>
            <w:sz w:val="24"/>
            <w:szCs w:val="24"/>
          </w:rPr>
          <w:delText>19</w:delText>
        </w:r>
      </w:del>
      <w:r w:rsidR="00B818CB" w:rsidRPr="00BE2142">
        <w:rPr>
          <w:rFonts w:ascii="Times New Roman" w:hAnsi="Times New Roman" w:cs="Times New Roman"/>
          <w:b/>
          <w:sz w:val="24"/>
          <w:szCs w:val="24"/>
        </w:rPr>
        <w:t xml:space="preserve">.4 </w:t>
      </w:r>
      <w:r w:rsidR="00B818CB" w:rsidRPr="00BE2142">
        <w:rPr>
          <w:rFonts w:ascii="Times New Roman" w:hAnsi="Times New Roman" w:cs="Times New Roman"/>
          <w:sz w:val="24"/>
          <w:szCs w:val="24"/>
        </w:rPr>
        <w:t xml:space="preserve">To enable Novartis and/or its Affiliates to comply with the Code and related transparency obligations, Company must inform the HCPs / HCOs with whom they contract and whose personal data will be disclosed individually to Novartis, of the terms stated in the Code and in Section </w:t>
      </w:r>
      <w:ins w:id="259" w:author="Kiran Bhutada" w:date="2023-08-28T18:11:00Z">
        <w:r w:rsidR="00CD30DD" w:rsidRPr="00BE2142">
          <w:rPr>
            <w:rFonts w:ascii="Times New Roman" w:hAnsi="Times New Roman" w:cs="Times New Roman"/>
            <w:sz w:val="24"/>
            <w:szCs w:val="24"/>
          </w:rPr>
          <w:t>20</w:t>
        </w:r>
      </w:ins>
      <w:del w:id="260" w:author="Kiran Bhutada" w:date="2023-08-28T18:11:00Z">
        <w:r w:rsidR="00B818CB" w:rsidRPr="00BE2142" w:rsidDel="00CD30DD">
          <w:rPr>
            <w:rFonts w:ascii="Times New Roman" w:hAnsi="Times New Roman" w:cs="Times New Roman"/>
            <w:sz w:val="24"/>
            <w:szCs w:val="24"/>
          </w:rPr>
          <w:delText>19</w:delText>
        </w:r>
      </w:del>
      <w:r w:rsidR="00B818CB" w:rsidRPr="00BE2142">
        <w:rPr>
          <w:rFonts w:ascii="Times New Roman" w:hAnsi="Times New Roman" w:cs="Times New Roman"/>
          <w:sz w:val="24"/>
          <w:szCs w:val="24"/>
        </w:rPr>
        <w:t xml:space="preserve">.4(a) to </w:t>
      </w:r>
      <w:ins w:id="261" w:author="Kiran Bhutada" w:date="2023-08-28T18:11:00Z">
        <w:r w:rsidR="00CD30DD" w:rsidRPr="00BE2142">
          <w:rPr>
            <w:rFonts w:ascii="Times New Roman" w:hAnsi="Times New Roman" w:cs="Times New Roman"/>
            <w:sz w:val="24"/>
            <w:szCs w:val="24"/>
          </w:rPr>
          <w:t>20</w:t>
        </w:r>
      </w:ins>
      <w:del w:id="262" w:author="Kiran Bhutada" w:date="2023-08-28T18:11:00Z">
        <w:r w:rsidR="00B818CB" w:rsidRPr="00BE2142" w:rsidDel="00CD30DD">
          <w:rPr>
            <w:rFonts w:ascii="Times New Roman" w:hAnsi="Times New Roman" w:cs="Times New Roman"/>
            <w:sz w:val="24"/>
            <w:szCs w:val="24"/>
          </w:rPr>
          <w:delText>19</w:delText>
        </w:r>
      </w:del>
      <w:r w:rsidR="00B818CB" w:rsidRPr="00BE2142">
        <w:rPr>
          <w:rFonts w:ascii="Times New Roman" w:hAnsi="Times New Roman" w:cs="Times New Roman"/>
          <w:sz w:val="24"/>
          <w:szCs w:val="24"/>
        </w:rPr>
        <w:t>.4(d) below of this Agreement and include said terms in any contracts made between Company and the HCPs / HCOs after the Effective Date of this Agreement.</w:t>
      </w:r>
      <w:r w:rsidR="00B818CB" w:rsidRPr="00BE2142">
        <w:rPr>
          <w:rFonts w:ascii="Times New Roman" w:hAnsi="Times New Roman" w:cs="Times New Roman"/>
          <w:b/>
          <w:sz w:val="24"/>
          <w:szCs w:val="24"/>
        </w:rPr>
        <w:t xml:space="preserve"> </w:t>
      </w:r>
    </w:p>
    <w:p w14:paraId="4CC340FB"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9A0C063" w14:textId="77777777" w:rsidR="00F93A98" w:rsidRPr="00BE2142" w:rsidRDefault="00B818CB" w:rsidP="0080369B">
      <w:pPr>
        <w:numPr>
          <w:ilvl w:val="1"/>
          <w:numId w:val="12"/>
        </w:numPr>
        <w:ind w:right="15"/>
        <w:rPr>
          <w:rFonts w:ascii="Times New Roman" w:hAnsi="Times New Roman" w:cs="Times New Roman"/>
          <w:sz w:val="24"/>
          <w:szCs w:val="24"/>
        </w:rPr>
      </w:pPr>
      <w:r w:rsidRPr="00BE2142">
        <w:rPr>
          <w:rFonts w:ascii="Times New Roman" w:hAnsi="Times New Roman" w:cs="Times New Roman"/>
          <w:sz w:val="24"/>
          <w:szCs w:val="24"/>
        </w:rPr>
        <w:t xml:space="preserve">Personal information, such as the name of the HCP or HCO, together with the Transfers of Value made by or on behalf of Novartis or its Affiliates, and the Services performed in connection with the Transfer of Value, may be transferred to, stored or otherwise processed by Novartis, its Affiliates, their third party service providers and their authorised agents, located in countries world-wide, including outside Switzerland and the EEA, as necessary and in accordance with the purposes of administration and compliance with applicable laws and industry codes, including the Code.  Third party service providers and authorised agents are bound by data privacy and confidentiality or non-disclosure clauses in order to guarantee privacy rights and at least the same level of security as per applicable laws. They will process personal information only based on the instructions they will receive from Novartis. </w:t>
      </w:r>
    </w:p>
    <w:p w14:paraId="27018E27" w14:textId="77777777" w:rsidR="00F93A98" w:rsidRPr="00BE2142" w:rsidRDefault="00B818CB" w:rsidP="0080369B">
      <w:pPr>
        <w:spacing w:after="0" w:line="259" w:lineRule="auto"/>
        <w:ind w:left="176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1B72F23" w14:textId="77777777" w:rsidR="00F93A98" w:rsidRPr="00BE2142" w:rsidRDefault="00B818CB" w:rsidP="0080369B">
      <w:pPr>
        <w:numPr>
          <w:ilvl w:val="1"/>
          <w:numId w:val="12"/>
        </w:numPr>
        <w:ind w:right="15"/>
        <w:rPr>
          <w:rFonts w:ascii="Times New Roman" w:hAnsi="Times New Roman" w:cs="Times New Roman"/>
          <w:sz w:val="24"/>
          <w:szCs w:val="24"/>
        </w:rPr>
      </w:pPr>
      <w:r w:rsidRPr="00BE2142">
        <w:rPr>
          <w:rFonts w:ascii="Times New Roman" w:hAnsi="Times New Roman" w:cs="Times New Roman"/>
          <w:sz w:val="24"/>
          <w:szCs w:val="24"/>
        </w:rPr>
        <w:t>The HCP / HCO name, together with the Transfers of Value received from any Novartis Affiliate, will be publicly disclosed in the country of the primary place of practice or place of incorporation.  Such publication will be in a manner consistent with the Code as transposed in such country and its applicable laws and regulations. Any transfers of value for Research and Development (“</w:t>
      </w:r>
      <w:r w:rsidRPr="00BE2142">
        <w:rPr>
          <w:rFonts w:ascii="Times New Roman" w:hAnsi="Times New Roman" w:cs="Times New Roman"/>
          <w:sz w:val="24"/>
          <w:szCs w:val="24"/>
          <w:u w:val="single" w:color="000000"/>
        </w:rPr>
        <w:t>R&amp;D</w:t>
      </w:r>
      <w:r w:rsidRPr="00BE2142">
        <w:rPr>
          <w:rFonts w:ascii="Times New Roman" w:hAnsi="Times New Roman" w:cs="Times New Roman"/>
          <w:sz w:val="24"/>
          <w:szCs w:val="24"/>
        </w:rPr>
        <w:t xml:space="preserve">”) activities as defined by the Code will be disclosed on an anonymous basis. </w:t>
      </w:r>
    </w:p>
    <w:p w14:paraId="6B97F155" w14:textId="77777777" w:rsidR="00F93A98" w:rsidRPr="00BE2142" w:rsidRDefault="00B818CB" w:rsidP="0080369B">
      <w:pPr>
        <w:spacing w:after="0" w:line="259" w:lineRule="auto"/>
        <w:ind w:left="176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F123CBF" w14:textId="77777777" w:rsidR="00F93A98" w:rsidRPr="00BE2142" w:rsidRDefault="00B818CB" w:rsidP="0080369B">
      <w:pPr>
        <w:numPr>
          <w:ilvl w:val="1"/>
          <w:numId w:val="12"/>
        </w:numPr>
        <w:spacing w:after="5" w:line="249" w:lineRule="auto"/>
        <w:ind w:right="15"/>
        <w:rPr>
          <w:rFonts w:ascii="Times New Roman" w:hAnsi="Times New Roman" w:cs="Times New Roman"/>
          <w:sz w:val="24"/>
          <w:szCs w:val="24"/>
        </w:rPr>
      </w:pPr>
      <w:r w:rsidRPr="00BE2142">
        <w:rPr>
          <w:rFonts w:ascii="Times New Roman" w:hAnsi="Times New Roman" w:cs="Times New Roman"/>
          <w:sz w:val="24"/>
          <w:szCs w:val="24"/>
        </w:rPr>
        <w:t xml:space="preserve">This public disclosure will be made on an annual basis for a full calendar year on the public website of the Novartis Affiliate in HCPs / HCOs country and/or on a central platform (e.g. the public website of the local EFPIA association of the applicable country).  </w:t>
      </w:r>
    </w:p>
    <w:p w14:paraId="39B14753" w14:textId="77777777" w:rsidR="00F93A98" w:rsidRPr="00BE2142" w:rsidRDefault="00B818CB" w:rsidP="0080369B">
      <w:pPr>
        <w:spacing w:after="0" w:line="259" w:lineRule="auto"/>
        <w:ind w:left="176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10A101F" w14:textId="77777777" w:rsidR="00F93A98" w:rsidRPr="00BE2142" w:rsidRDefault="00B818CB" w:rsidP="0080369B">
      <w:pPr>
        <w:numPr>
          <w:ilvl w:val="1"/>
          <w:numId w:val="12"/>
        </w:numPr>
        <w:ind w:right="15"/>
        <w:rPr>
          <w:rFonts w:ascii="Times New Roman" w:hAnsi="Times New Roman" w:cs="Times New Roman"/>
          <w:sz w:val="24"/>
          <w:szCs w:val="24"/>
        </w:rPr>
      </w:pPr>
      <w:r w:rsidRPr="00BE2142">
        <w:rPr>
          <w:rFonts w:ascii="Times New Roman" w:hAnsi="Times New Roman" w:cs="Times New Roman"/>
          <w:sz w:val="24"/>
          <w:szCs w:val="24"/>
        </w:rPr>
        <w:t xml:space="preserve">The information contained in this Section </w:t>
      </w:r>
      <w:ins w:id="263" w:author="Kiran Bhutada" w:date="2023-08-28T18:11:00Z">
        <w:r w:rsidR="00CD30DD" w:rsidRPr="00BE2142">
          <w:rPr>
            <w:rFonts w:ascii="Times New Roman" w:hAnsi="Times New Roman" w:cs="Times New Roman"/>
            <w:sz w:val="24"/>
            <w:szCs w:val="24"/>
          </w:rPr>
          <w:t>20</w:t>
        </w:r>
      </w:ins>
      <w:del w:id="264" w:author="Kiran Bhutada" w:date="2023-08-28T18:11:00Z">
        <w:r w:rsidRPr="00BE2142" w:rsidDel="00CD30DD">
          <w:rPr>
            <w:rFonts w:ascii="Times New Roman" w:hAnsi="Times New Roman" w:cs="Times New Roman"/>
            <w:sz w:val="24"/>
            <w:szCs w:val="24"/>
          </w:rPr>
          <w:delText>19</w:delText>
        </w:r>
      </w:del>
      <w:r w:rsidRPr="00BE2142">
        <w:rPr>
          <w:rFonts w:ascii="Times New Roman" w:hAnsi="Times New Roman" w:cs="Times New Roman"/>
          <w:sz w:val="24"/>
          <w:szCs w:val="24"/>
        </w:rPr>
        <w:t xml:space="preserve"> is for HCPs / HCOs information only, and not a request for consent to disclose any personal information. Any consent for disclosure, if required in HCPs / HCOs country, will be requested separately according to the Code as transposed in HCPs / HCOs country and according to such country’s applicable laws and regulations. </w:t>
      </w:r>
    </w:p>
    <w:p w14:paraId="5A194E5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7DFAB6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ABFB761"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sz w:val="24"/>
          <w:szCs w:val="24"/>
        </w:rPr>
        <w:t xml:space="preserve">The parties hereto have caused this Agreement to be executed by their respective duly authorized representatives. </w:t>
      </w:r>
    </w:p>
    <w:p w14:paraId="27EAF51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tbl>
      <w:tblPr>
        <w:tblStyle w:val="TableGrid"/>
        <w:tblW w:w="8667" w:type="dxa"/>
        <w:tblInd w:w="324" w:type="dxa"/>
        <w:tblLook w:val="04A0" w:firstRow="1" w:lastRow="0" w:firstColumn="1" w:lastColumn="0" w:noHBand="0" w:noVBand="1"/>
      </w:tblPr>
      <w:tblGrid>
        <w:gridCol w:w="4321"/>
        <w:gridCol w:w="4346"/>
      </w:tblGrid>
      <w:tr w:rsidR="00F93A98" w:rsidRPr="00BE2142" w14:paraId="0EEAFC52" w14:textId="77777777">
        <w:trPr>
          <w:trHeight w:val="770"/>
        </w:trPr>
        <w:tc>
          <w:tcPr>
            <w:tcW w:w="4321" w:type="dxa"/>
            <w:tcBorders>
              <w:top w:val="nil"/>
              <w:left w:val="nil"/>
              <w:bottom w:val="nil"/>
              <w:right w:val="nil"/>
            </w:tcBorders>
          </w:tcPr>
          <w:p w14:paraId="7BC8EF6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Novartis Pharma AG </w:t>
            </w:r>
          </w:p>
          <w:p w14:paraId="66946AC0"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6D0342B"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4346" w:type="dxa"/>
            <w:tcBorders>
              <w:top w:val="nil"/>
              <w:left w:val="nil"/>
              <w:bottom w:val="nil"/>
              <w:right w:val="nil"/>
            </w:tcBorders>
          </w:tcPr>
          <w:p w14:paraId="5C6E4F74" w14:textId="77777777" w:rsidR="00F93A98" w:rsidRPr="00BE2142" w:rsidRDefault="00B818CB" w:rsidP="0080369B">
            <w:pPr>
              <w:tabs>
                <w:tab w:val="center" w:pos="1901"/>
                <w:tab w:val="center" w:pos="3601"/>
              </w:tabs>
              <w:spacing w:after="0" w:line="259"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del w:id="265" w:author="Kiran Bhutada" w:date="2023-08-28T17:22:00Z">
              <w:r w:rsidRPr="00BE2142" w:rsidDel="00BE7065">
                <w:rPr>
                  <w:rFonts w:ascii="Times New Roman" w:hAnsi="Times New Roman" w:cs="Times New Roman"/>
                  <w:b/>
                  <w:sz w:val="24"/>
                  <w:szCs w:val="24"/>
                </w:rPr>
                <w:delText>[</w:delText>
              </w:r>
              <w:r w:rsidRPr="00BE2142" w:rsidDel="00BE7065">
                <w:rPr>
                  <w:rFonts w:ascii="Times New Roman" w:hAnsi="Times New Roman" w:cs="Times New Roman"/>
                  <w:b/>
                  <w:sz w:val="24"/>
                  <w:szCs w:val="24"/>
                  <w:shd w:val="clear" w:color="auto" w:fill="FFFF00"/>
                </w:rPr>
                <w:delText>Company’s full name</w:delText>
              </w:r>
              <w:r w:rsidRPr="00BE2142" w:rsidDel="00BE7065">
                <w:rPr>
                  <w:rFonts w:ascii="Times New Roman" w:hAnsi="Times New Roman" w:cs="Times New Roman"/>
                  <w:b/>
                  <w:sz w:val="24"/>
                  <w:szCs w:val="24"/>
                </w:rPr>
                <w:delText>]</w:delText>
              </w:r>
            </w:del>
            <w:ins w:id="266" w:author="Kiran Bhutada" w:date="2023-08-28T17:22:00Z">
              <w:r w:rsidR="00BE7065" w:rsidRPr="00BE2142">
                <w:rPr>
                  <w:rFonts w:ascii="Times New Roman" w:hAnsi="Times New Roman" w:cs="Times New Roman"/>
                  <w:b/>
                  <w:sz w:val="24"/>
                  <w:szCs w:val="24"/>
                </w:rPr>
                <w:t>Aurigene Pharmaceutical Service Limited</w:t>
              </w:r>
            </w:ins>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t xml:space="preserve"> </w:t>
            </w:r>
          </w:p>
        </w:tc>
      </w:tr>
      <w:tr w:rsidR="00F93A98" w:rsidRPr="00BE2142" w14:paraId="3368C299" w14:textId="77777777">
        <w:trPr>
          <w:trHeight w:val="253"/>
        </w:trPr>
        <w:tc>
          <w:tcPr>
            <w:tcW w:w="4321" w:type="dxa"/>
            <w:tcBorders>
              <w:top w:val="nil"/>
              <w:left w:val="nil"/>
              <w:bottom w:val="nil"/>
              <w:right w:val="nil"/>
            </w:tcBorders>
          </w:tcPr>
          <w:p w14:paraId="67DE8DD5"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 </w:t>
            </w:r>
          </w:p>
        </w:tc>
        <w:tc>
          <w:tcPr>
            <w:tcW w:w="4346" w:type="dxa"/>
            <w:tcBorders>
              <w:top w:val="nil"/>
              <w:left w:val="nil"/>
              <w:bottom w:val="nil"/>
              <w:right w:val="nil"/>
            </w:tcBorders>
          </w:tcPr>
          <w:p w14:paraId="5FF41F7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___________________________________ </w:t>
            </w:r>
          </w:p>
        </w:tc>
      </w:tr>
      <w:tr w:rsidR="00F93A98" w:rsidRPr="00BE2142" w14:paraId="745B794E" w14:textId="77777777">
        <w:trPr>
          <w:trHeight w:val="505"/>
        </w:trPr>
        <w:tc>
          <w:tcPr>
            <w:tcW w:w="4321" w:type="dxa"/>
            <w:tcBorders>
              <w:top w:val="nil"/>
              <w:left w:val="nil"/>
              <w:bottom w:val="nil"/>
              <w:right w:val="nil"/>
            </w:tcBorders>
          </w:tcPr>
          <w:p w14:paraId="54FE264C" w14:textId="77777777" w:rsidR="00F93A98" w:rsidRPr="00BE2142" w:rsidRDefault="00B818CB" w:rsidP="0080369B">
            <w:pPr>
              <w:tabs>
                <w:tab w:val="center" w:pos="1440"/>
                <w:tab w:val="center" w:pos="2161"/>
                <w:tab w:val="center" w:pos="2881"/>
                <w:tab w:val="center" w:pos="3601"/>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(date)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35100CB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4346" w:type="dxa"/>
            <w:tcBorders>
              <w:top w:val="nil"/>
              <w:left w:val="nil"/>
              <w:bottom w:val="nil"/>
              <w:right w:val="nil"/>
            </w:tcBorders>
          </w:tcPr>
          <w:p w14:paraId="43C4EA40" w14:textId="77777777" w:rsidR="00F93A98" w:rsidRPr="00BE2142" w:rsidRDefault="00B818CB" w:rsidP="0080369B">
            <w:pPr>
              <w:tabs>
                <w:tab w:val="center" w:pos="1007"/>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(date) </w:t>
            </w:r>
          </w:p>
        </w:tc>
      </w:tr>
      <w:tr w:rsidR="00F93A98" w:rsidRPr="00BE2142" w14:paraId="0F9653D4" w14:textId="77777777">
        <w:trPr>
          <w:trHeight w:val="253"/>
        </w:trPr>
        <w:tc>
          <w:tcPr>
            <w:tcW w:w="4321" w:type="dxa"/>
            <w:tcBorders>
              <w:top w:val="nil"/>
              <w:left w:val="nil"/>
              <w:bottom w:val="nil"/>
              <w:right w:val="nil"/>
            </w:tcBorders>
          </w:tcPr>
          <w:p w14:paraId="7449A04A"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_________________________________ </w:t>
            </w:r>
          </w:p>
        </w:tc>
        <w:tc>
          <w:tcPr>
            <w:tcW w:w="4346" w:type="dxa"/>
            <w:tcBorders>
              <w:top w:val="nil"/>
              <w:left w:val="nil"/>
              <w:bottom w:val="nil"/>
              <w:right w:val="nil"/>
            </w:tcBorders>
          </w:tcPr>
          <w:p w14:paraId="479739E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___________________________________ </w:t>
            </w:r>
          </w:p>
        </w:tc>
      </w:tr>
      <w:tr w:rsidR="00F93A98" w:rsidRPr="00BE2142" w14:paraId="7D90E22F" w14:textId="77777777">
        <w:trPr>
          <w:trHeight w:val="506"/>
        </w:trPr>
        <w:tc>
          <w:tcPr>
            <w:tcW w:w="4321" w:type="dxa"/>
            <w:tcBorders>
              <w:top w:val="nil"/>
              <w:left w:val="nil"/>
              <w:bottom w:val="nil"/>
              <w:right w:val="nil"/>
            </w:tcBorders>
          </w:tcPr>
          <w:p w14:paraId="151AA2DE" w14:textId="77777777" w:rsidR="00F93A98" w:rsidRPr="00BE2142" w:rsidRDefault="00B818CB" w:rsidP="0080369B">
            <w:pPr>
              <w:tabs>
                <w:tab w:val="center" w:pos="1440"/>
                <w:tab w:val="center" w:pos="2161"/>
                <w:tab w:val="center" w:pos="2881"/>
                <w:tab w:val="center" w:pos="3601"/>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(signature)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39E6D0A0"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4346" w:type="dxa"/>
            <w:tcBorders>
              <w:top w:val="nil"/>
              <w:left w:val="nil"/>
              <w:bottom w:val="nil"/>
              <w:right w:val="nil"/>
            </w:tcBorders>
          </w:tcPr>
          <w:p w14:paraId="66DE69E2" w14:textId="77777777" w:rsidR="00F93A98" w:rsidRPr="00BE2142" w:rsidRDefault="00B818CB" w:rsidP="0080369B">
            <w:pPr>
              <w:tabs>
                <w:tab w:val="center" w:pos="1246"/>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(signature) </w:t>
            </w:r>
          </w:p>
        </w:tc>
      </w:tr>
      <w:tr w:rsidR="00F93A98" w:rsidRPr="00BE2142" w14:paraId="441EC280" w14:textId="77777777">
        <w:trPr>
          <w:trHeight w:val="253"/>
        </w:trPr>
        <w:tc>
          <w:tcPr>
            <w:tcW w:w="4321" w:type="dxa"/>
            <w:tcBorders>
              <w:top w:val="nil"/>
              <w:left w:val="nil"/>
              <w:bottom w:val="nil"/>
              <w:right w:val="nil"/>
            </w:tcBorders>
          </w:tcPr>
          <w:p w14:paraId="3A42122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 </w:t>
            </w:r>
          </w:p>
        </w:tc>
        <w:tc>
          <w:tcPr>
            <w:tcW w:w="4346" w:type="dxa"/>
            <w:tcBorders>
              <w:top w:val="nil"/>
              <w:left w:val="nil"/>
              <w:bottom w:val="nil"/>
              <w:right w:val="nil"/>
            </w:tcBorders>
          </w:tcPr>
          <w:p w14:paraId="13BFE77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___________________________________ </w:t>
            </w:r>
          </w:p>
        </w:tc>
      </w:tr>
      <w:tr w:rsidR="00F93A98" w:rsidRPr="00BE2142" w14:paraId="72C9F4CA" w14:textId="77777777">
        <w:trPr>
          <w:trHeight w:val="505"/>
        </w:trPr>
        <w:tc>
          <w:tcPr>
            <w:tcW w:w="4321" w:type="dxa"/>
            <w:tcBorders>
              <w:top w:val="nil"/>
              <w:left w:val="nil"/>
              <w:bottom w:val="nil"/>
              <w:right w:val="nil"/>
            </w:tcBorders>
          </w:tcPr>
          <w:p w14:paraId="6B188A47" w14:textId="77777777" w:rsidR="00F93A98" w:rsidRPr="00BE2142" w:rsidRDefault="00B818CB" w:rsidP="0080369B">
            <w:pPr>
              <w:tabs>
                <w:tab w:val="center" w:pos="2161"/>
                <w:tab w:val="center" w:pos="2881"/>
                <w:tab w:val="center" w:pos="3601"/>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(name printed)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277DC79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4346" w:type="dxa"/>
            <w:tcBorders>
              <w:top w:val="nil"/>
              <w:left w:val="nil"/>
              <w:bottom w:val="nil"/>
              <w:right w:val="nil"/>
            </w:tcBorders>
          </w:tcPr>
          <w:p w14:paraId="1F5DF698" w14:textId="77777777" w:rsidR="00F93A98" w:rsidRPr="00BE2142" w:rsidRDefault="00B818CB" w:rsidP="0080369B">
            <w:pPr>
              <w:tabs>
                <w:tab w:val="center" w:pos="1436"/>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(name printed) </w:t>
            </w:r>
          </w:p>
        </w:tc>
      </w:tr>
      <w:tr w:rsidR="00F93A98" w:rsidRPr="00BE2142" w14:paraId="0CEBE2FD" w14:textId="77777777">
        <w:trPr>
          <w:trHeight w:val="253"/>
        </w:trPr>
        <w:tc>
          <w:tcPr>
            <w:tcW w:w="4321" w:type="dxa"/>
            <w:tcBorders>
              <w:top w:val="nil"/>
              <w:left w:val="nil"/>
              <w:bottom w:val="nil"/>
              <w:right w:val="nil"/>
            </w:tcBorders>
          </w:tcPr>
          <w:p w14:paraId="48C0E5D7"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_________________________________ </w:t>
            </w:r>
          </w:p>
        </w:tc>
        <w:tc>
          <w:tcPr>
            <w:tcW w:w="4346" w:type="dxa"/>
            <w:tcBorders>
              <w:top w:val="nil"/>
              <w:left w:val="nil"/>
              <w:bottom w:val="nil"/>
              <w:right w:val="nil"/>
            </w:tcBorders>
          </w:tcPr>
          <w:p w14:paraId="2B3E37B5"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___________________________________ </w:t>
            </w:r>
          </w:p>
        </w:tc>
      </w:tr>
      <w:tr w:rsidR="00F93A98" w:rsidRPr="00BE2142" w14:paraId="7CDD9AB5" w14:textId="77777777">
        <w:trPr>
          <w:trHeight w:val="782"/>
        </w:trPr>
        <w:tc>
          <w:tcPr>
            <w:tcW w:w="4321" w:type="dxa"/>
            <w:tcBorders>
              <w:top w:val="nil"/>
              <w:left w:val="nil"/>
              <w:bottom w:val="nil"/>
              <w:right w:val="nil"/>
            </w:tcBorders>
          </w:tcPr>
          <w:p w14:paraId="506FBB48" w14:textId="77777777" w:rsidR="00F93A98" w:rsidRPr="00BE2142" w:rsidRDefault="00B818CB" w:rsidP="0080369B">
            <w:pPr>
              <w:tabs>
                <w:tab w:val="center" w:pos="1440"/>
                <w:tab w:val="center" w:pos="2161"/>
                <w:tab w:val="center" w:pos="2881"/>
                <w:tab w:val="center" w:pos="3601"/>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(title)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69709BE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01A22E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4346" w:type="dxa"/>
            <w:tcBorders>
              <w:top w:val="nil"/>
              <w:left w:val="nil"/>
              <w:bottom w:val="nil"/>
              <w:right w:val="nil"/>
            </w:tcBorders>
          </w:tcPr>
          <w:p w14:paraId="25BA7314" w14:textId="77777777" w:rsidR="00F93A98" w:rsidRPr="00BE2142" w:rsidRDefault="00B818CB" w:rsidP="0080369B">
            <w:pPr>
              <w:tabs>
                <w:tab w:val="center" w:pos="965"/>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(title) </w:t>
            </w:r>
          </w:p>
        </w:tc>
      </w:tr>
      <w:tr w:rsidR="00F93A98" w:rsidRPr="00BE2142" w14:paraId="3866A545" w14:textId="77777777">
        <w:trPr>
          <w:trHeight w:val="260"/>
        </w:trPr>
        <w:tc>
          <w:tcPr>
            <w:tcW w:w="4321" w:type="dxa"/>
            <w:tcBorders>
              <w:top w:val="nil"/>
              <w:left w:val="nil"/>
              <w:bottom w:val="nil"/>
              <w:right w:val="nil"/>
            </w:tcBorders>
          </w:tcPr>
          <w:p w14:paraId="5C8506CA"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 </w:t>
            </w:r>
          </w:p>
        </w:tc>
        <w:tc>
          <w:tcPr>
            <w:tcW w:w="4346" w:type="dxa"/>
            <w:tcBorders>
              <w:top w:val="nil"/>
              <w:left w:val="nil"/>
              <w:bottom w:val="nil"/>
              <w:right w:val="nil"/>
            </w:tcBorders>
          </w:tcPr>
          <w:p w14:paraId="76626918"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tc>
      </w:tr>
      <w:tr w:rsidR="00F93A98" w:rsidRPr="00BE2142" w14:paraId="58032860" w14:textId="77777777">
        <w:trPr>
          <w:trHeight w:val="506"/>
        </w:trPr>
        <w:tc>
          <w:tcPr>
            <w:tcW w:w="4321" w:type="dxa"/>
            <w:tcBorders>
              <w:top w:val="nil"/>
              <w:left w:val="nil"/>
              <w:bottom w:val="nil"/>
              <w:right w:val="nil"/>
            </w:tcBorders>
          </w:tcPr>
          <w:p w14:paraId="54DF231A" w14:textId="77777777" w:rsidR="00F93A98" w:rsidRPr="00BE2142" w:rsidRDefault="00B818CB" w:rsidP="0080369B">
            <w:pPr>
              <w:tabs>
                <w:tab w:val="center" w:pos="1440"/>
                <w:tab w:val="center" w:pos="2161"/>
                <w:tab w:val="center" w:pos="2881"/>
                <w:tab w:val="center" w:pos="3601"/>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(date)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0F5290E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4346" w:type="dxa"/>
            <w:tcBorders>
              <w:top w:val="nil"/>
              <w:left w:val="nil"/>
              <w:bottom w:val="nil"/>
              <w:right w:val="nil"/>
            </w:tcBorders>
          </w:tcPr>
          <w:p w14:paraId="6D8D1247"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tc>
      </w:tr>
      <w:tr w:rsidR="00F93A98" w:rsidRPr="00BE2142" w14:paraId="6FFDDA5F" w14:textId="77777777">
        <w:trPr>
          <w:trHeight w:val="253"/>
        </w:trPr>
        <w:tc>
          <w:tcPr>
            <w:tcW w:w="4321" w:type="dxa"/>
            <w:tcBorders>
              <w:top w:val="nil"/>
              <w:left w:val="nil"/>
              <w:bottom w:val="nil"/>
              <w:right w:val="nil"/>
            </w:tcBorders>
          </w:tcPr>
          <w:p w14:paraId="0C30CB0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_________________________________ </w:t>
            </w:r>
          </w:p>
        </w:tc>
        <w:tc>
          <w:tcPr>
            <w:tcW w:w="4346" w:type="dxa"/>
            <w:tcBorders>
              <w:top w:val="nil"/>
              <w:left w:val="nil"/>
              <w:bottom w:val="nil"/>
              <w:right w:val="nil"/>
            </w:tcBorders>
          </w:tcPr>
          <w:p w14:paraId="46E8E74A"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tc>
      </w:tr>
      <w:tr w:rsidR="00F93A98" w:rsidRPr="00BE2142" w14:paraId="664FDB09" w14:textId="77777777">
        <w:trPr>
          <w:trHeight w:val="505"/>
        </w:trPr>
        <w:tc>
          <w:tcPr>
            <w:tcW w:w="4321" w:type="dxa"/>
            <w:tcBorders>
              <w:top w:val="nil"/>
              <w:left w:val="nil"/>
              <w:bottom w:val="nil"/>
              <w:right w:val="nil"/>
            </w:tcBorders>
          </w:tcPr>
          <w:p w14:paraId="78AF5C34" w14:textId="77777777" w:rsidR="00F93A98" w:rsidRPr="00BE2142" w:rsidRDefault="00B818CB" w:rsidP="0080369B">
            <w:pPr>
              <w:tabs>
                <w:tab w:val="center" w:pos="1440"/>
                <w:tab w:val="center" w:pos="2161"/>
                <w:tab w:val="center" w:pos="2881"/>
                <w:tab w:val="center" w:pos="3601"/>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(signature)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7A713418"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4346" w:type="dxa"/>
            <w:tcBorders>
              <w:top w:val="nil"/>
              <w:left w:val="nil"/>
              <w:bottom w:val="nil"/>
              <w:right w:val="nil"/>
            </w:tcBorders>
          </w:tcPr>
          <w:p w14:paraId="63E86AA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tc>
      </w:tr>
      <w:tr w:rsidR="00F93A98" w:rsidRPr="00BE2142" w14:paraId="20E4498A" w14:textId="77777777">
        <w:trPr>
          <w:trHeight w:val="253"/>
        </w:trPr>
        <w:tc>
          <w:tcPr>
            <w:tcW w:w="4321" w:type="dxa"/>
            <w:tcBorders>
              <w:top w:val="nil"/>
              <w:left w:val="nil"/>
              <w:bottom w:val="nil"/>
              <w:right w:val="nil"/>
            </w:tcBorders>
          </w:tcPr>
          <w:p w14:paraId="2092D0B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 </w:t>
            </w:r>
          </w:p>
        </w:tc>
        <w:tc>
          <w:tcPr>
            <w:tcW w:w="4346" w:type="dxa"/>
            <w:tcBorders>
              <w:top w:val="nil"/>
              <w:left w:val="nil"/>
              <w:bottom w:val="nil"/>
              <w:right w:val="nil"/>
            </w:tcBorders>
          </w:tcPr>
          <w:p w14:paraId="3B5E04A0"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tc>
      </w:tr>
      <w:tr w:rsidR="00F93A98" w:rsidRPr="00BE2142" w14:paraId="013EDAD8" w14:textId="77777777">
        <w:trPr>
          <w:trHeight w:val="506"/>
        </w:trPr>
        <w:tc>
          <w:tcPr>
            <w:tcW w:w="4321" w:type="dxa"/>
            <w:tcBorders>
              <w:top w:val="nil"/>
              <w:left w:val="nil"/>
              <w:bottom w:val="nil"/>
              <w:right w:val="nil"/>
            </w:tcBorders>
          </w:tcPr>
          <w:p w14:paraId="70E5FDAF" w14:textId="77777777" w:rsidR="00F93A98" w:rsidRPr="00BE2142" w:rsidRDefault="00B818CB" w:rsidP="0080369B">
            <w:pPr>
              <w:tabs>
                <w:tab w:val="center" w:pos="2161"/>
                <w:tab w:val="center" w:pos="2881"/>
                <w:tab w:val="center" w:pos="3601"/>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(name printed)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4242188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4346" w:type="dxa"/>
            <w:tcBorders>
              <w:top w:val="nil"/>
              <w:left w:val="nil"/>
              <w:bottom w:val="nil"/>
              <w:right w:val="nil"/>
            </w:tcBorders>
          </w:tcPr>
          <w:p w14:paraId="7CB32FD4"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tc>
      </w:tr>
      <w:tr w:rsidR="00F93A98" w:rsidRPr="00BE2142" w14:paraId="1B770B0A" w14:textId="77777777">
        <w:trPr>
          <w:trHeight w:val="253"/>
        </w:trPr>
        <w:tc>
          <w:tcPr>
            <w:tcW w:w="4321" w:type="dxa"/>
            <w:tcBorders>
              <w:top w:val="nil"/>
              <w:left w:val="nil"/>
              <w:bottom w:val="nil"/>
              <w:right w:val="nil"/>
            </w:tcBorders>
          </w:tcPr>
          <w:p w14:paraId="635E49A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_________________________________ </w:t>
            </w:r>
          </w:p>
        </w:tc>
        <w:tc>
          <w:tcPr>
            <w:tcW w:w="4346" w:type="dxa"/>
            <w:tcBorders>
              <w:top w:val="nil"/>
              <w:left w:val="nil"/>
              <w:bottom w:val="nil"/>
              <w:right w:val="nil"/>
            </w:tcBorders>
          </w:tcPr>
          <w:p w14:paraId="333BE2C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tc>
      </w:tr>
      <w:tr w:rsidR="00F93A98" w:rsidRPr="00BE2142" w14:paraId="2CFA5FF5" w14:textId="77777777">
        <w:trPr>
          <w:trHeight w:val="249"/>
        </w:trPr>
        <w:tc>
          <w:tcPr>
            <w:tcW w:w="4321" w:type="dxa"/>
            <w:tcBorders>
              <w:top w:val="nil"/>
              <w:left w:val="nil"/>
              <w:bottom w:val="nil"/>
              <w:right w:val="nil"/>
            </w:tcBorders>
          </w:tcPr>
          <w:p w14:paraId="40EF3AF3" w14:textId="77777777" w:rsidR="00F93A98" w:rsidRPr="00BE2142" w:rsidRDefault="00B818CB" w:rsidP="0080369B">
            <w:pPr>
              <w:tabs>
                <w:tab w:val="center" w:pos="1440"/>
                <w:tab w:val="center" w:pos="2161"/>
                <w:tab w:val="center" w:pos="2881"/>
                <w:tab w:val="center" w:pos="3601"/>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(title)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tc>
        <w:tc>
          <w:tcPr>
            <w:tcW w:w="4346" w:type="dxa"/>
            <w:tcBorders>
              <w:top w:val="nil"/>
              <w:left w:val="nil"/>
              <w:bottom w:val="nil"/>
              <w:right w:val="nil"/>
            </w:tcBorders>
          </w:tcPr>
          <w:p w14:paraId="34B55E96"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tc>
      </w:tr>
    </w:tbl>
    <w:p w14:paraId="1C400E1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068C11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2DC4BFE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70023F3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213FA2A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214ED45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68346C2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3E2746D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03D5013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1D9D7347"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3C5C36C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38AE047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06ED844D"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60F92D40"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5249E1B1"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77641D4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56C47F7E"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4B5BD5EC"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1D2A8DB6" w14:textId="77777777" w:rsidR="00F93A98" w:rsidRPr="00BE2142" w:rsidRDefault="00B818CB" w:rsidP="0080369B">
      <w:pPr>
        <w:spacing w:after="10" w:line="250" w:lineRule="auto"/>
        <w:ind w:left="319" w:right="0" w:hanging="10"/>
        <w:rPr>
          <w:rFonts w:ascii="Times New Roman" w:hAnsi="Times New Roman" w:cs="Times New Roman"/>
          <w:sz w:val="24"/>
          <w:szCs w:val="24"/>
        </w:rPr>
      </w:pPr>
      <w:r w:rsidRPr="00BE2142">
        <w:rPr>
          <w:rFonts w:ascii="Times New Roman" w:hAnsi="Times New Roman" w:cs="Times New Roman"/>
          <w:b/>
          <w:sz w:val="24"/>
          <w:szCs w:val="24"/>
        </w:rPr>
        <w:t xml:space="preserve">Exhibits to the Master Services Agreement: </w:t>
      </w:r>
    </w:p>
    <w:p w14:paraId="048B43D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tbl>
      <w:tblPr>
        <w:tblStyle w:val="TableGrid"/>
        <w:tblW w:w="8007" w:type="dxa"/>
        <w:tblInd w:w="324" w:type="dxa"/>
        <w:tblLook w:val="04A0" w:firstRow="1" w:lastRow="0" w:firstColumn="1" w:lastColumn="0" w:noHBand="0" w:noVBand="1"/>
      </w:tblPr>
      <w:tblGrid>
        <w:gridCol w:w="1440"/>
        <w:gridCol w:w="6567"/>
      </w:tblGrid>
      <w:tr w:rsidR="00F93A98" w:rsidRPr="00BE2142" w14:paraId="76440747" w14:textId="77777777">
        <w:trPr>
          <w:trHeight w:val="250"/>
        </w:trPr>
        <w:tc>
          <w:tcPr>
            <w:tcW w:w="1440" w:type="dxa"/>
            <w:tcBorders>
              <w:top w:val="nil"/>
              <w:left w:val="nil"/>
              <w:bottom w:val="nil"/>
              <w:right w:val="nil"/>
            </w:tcBorders>
          </w:tcPr>
          <w:p w14:paraId="6DB5E525"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Exhibit A: </w:t>
            </w:r>
          </w:p>
        </w:tc>
        <w:tc>
          <w:tcPr>
            <w:tcW w:w="6567" w:type="dxa"/>
            <w:tcBorders>
              <w:top w:val="nil"/>
              <w:left w:val="nil"/>
              <w:bottom w:val="nil"/>
              <w:right w:val="nil"/>
            </w:tcBorders>
          </w:tcPr>
          <w:p w14:paraId="7624A111"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Form of Task Order </w:t>
            </w:r>
          </w:p>
        </w:tc>
      </w:tr>
      <w:tr w:rsidR="00F93A98" w:rsidRPr="00BE2142" w14:paraId="25B8B695" w14:textId="77777777">
        <w:trPr>
          <w:trHeight w:val="253"/>
        </w:trPr>
        <w:tc>
          <w:tcPr>
            <w:tcW w:w="1440" w:type="dxa"/>
            <w:tcBorders>
              <w:top w:val="nil"/>
              <w:left w:val="nil"/>
              <w:bottom w:val="nil"/>
              <w:right w:val="nil"/>
            </w:tcBorders>
          </w:tcPr>
          <w:p w14:paraId="2AD8239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Exhibit B: </w:t>
            </w:r>
          </w:p>
        </w:tc>
        <w:tc>
          <w:tcPr>
            <w:tcW w:w="6567" w:type="dxa"/>
            <w:tcBorders>
              <w:top w:val="nil"/>
              <w:left w:val="nil"/>
              <w:bottom w:val="nil"/>
              <w:right w:val="nil"/>
            </w:tcBorders>
          </w:tcPr>
          <w:p w14:paraId="40DAD20B"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Good Scientific Practice Rules for non-GxP related Services </w:t>
            </w:r>
          </w:p>
        </w:tc>
      </w:tr>
      <w:tr w:rsidR="00F93A98" w:rsidRPr="00BE2142" w14:paraId="043DD8AC" w14:textId="77777777">
        <w:trPr>
          <w:trHeight w:val="252"/>
        </w:trPr>
        <w:tc>
          <w:tcPr>
            <w:tcW w:w="1440" w:type="dxa"/>
            <w:tcBorders>
              <w:top w:val="nil"/>
              <w:left w:val="nil"/>
              <w:bottom w:val="nil"/>
              <w:right w:val="nil"/>
            </w:tcBorders>
          </w:tcPr>
          <w:p w14:paraId="3A4129A7"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Exhibit C: </w:t>
            </w:r>
          </w:p>
        </w:tc>
        <w:tc>
          <w:tcPr>
            <w:tcW w:w="6567" w:type="dxa"/>
            <w:tcBorders>
              <w:top w:val="nil"/>
              <w:left w:val="nil"/>
              <w:bottom w:val="nil"/>
              <w:right w:val="nil"/>
            </w:tcBorders>
          </w:tcPr>
          <w:p w14:paraId="70E7B5F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Novartis Human Tissue Supplier Code </w:t>
            </w:r>
          </w:p>
        </w:tc>
      </w:tr>
      <w:tr w:rsidR="00F93A98" w:rsidRPr="00BE2142" w14:paraId="417C2057" w14:textId="77777777">
        <w:trPr>
          <w:trHeight w:val="253"/>
        </w:trPr>
        <w:tc>
          <w:tcPr>
            <w:tcW w:w="1440" w:type="dxa"/>
            <w:tcBorders>
              <w:top w:val="nil"/>
              <w:left w:val="nil"/>
              <w:bottom w:val="nil"/>
              <w:right w:val="nil"/>
            </w:tcBorders>
          </w:tcPr>
          <w:p w14:paraId="53ADFAA7"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Exhibit D: </w:t>
            </w:r>
          </w:p>
        </w:tc>
        <w:tc>
          <w:tcPr>
            <w:tcW w:w="6567" w:type="dxa"/>
            <w:tcBorders>
              <w:top w:val="nil"/>
              <w:left w:val="nil"/>
              <w:bottom w:val="nil"/>
              <w:right w:val="nil"/>
            </w:tcBorders>
          </w:tcPr>
          <w:p w14:paraId="5475AD0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Change in Scope Process </w:t>
            </w:r>
          </w:p>
        </w:tc>
      </w:tr>
      <w:tr w:rsidR="00F93A98" w:rsidRPr="00BE2142" w14:paraId="4C9FEEE5" w14:textId="77777777">
        <w:trPr>
          <w:trHeight w:val="253"/>
        </w:trPr>
        <w:tc>
          <w:tcPr>
            <w:tcW w:w="1440" w:type="dxa"/>
            <w:tcBorders>
              <w:top w:val="nil"/>
              <w:left w:val="nil"/>
              <w:bottom w:val="nil"/>
              <w:right w:val="nil"/>
            </w:tcBorders>
          </w:tcPr>
          <w:p w14:paraId="51F17CED"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Exhibit E: </w:t>
            </w:r>
          </w:p>
        </w:tc>
        <w:tc>
          <w:tcPr>
            <w:tcW w:w="6567" w:type="dxa"/>
            <w:tcBorders>
              <w:top w:val="nil"/>
              <w:left w:val="nil"/>
              <w:bottom w:val="nil"/>
              <w:right w:val="nil"/>
            </w:tcBorders>
          </w:tcPr>
          <w:p w14:paraId="38526957"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Sample Invoice to Novartis </w:t>
            </w:r>
          </w:p>
        </w:tc>
      </w:tr>
      <w:tr w:rsidR="00F93A98" w:rsidRPr="00BE2142" w14:paraId="4535A0AF" w14:textId="77777777">
        <w:trPr>
          <w:trHeight w:val="253"/>
        </w:trPr>
        <w:tc>
          <w:tcPr>
            <w:tcW w:w="1440" w:type="dxa"/>
            <w:tcBorders>
              <w:top w:val="nil"/>
              <w:left w:val="nil"/>
              <w:bottom w:val="nil"/>
              <w:right w:val="nil"/>
            </w:tcBorders>
          </w:tcPr>
          <w:p w14:paraId="2E9C9B30"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Exhibit F:  </w:t>
            </w:r>
          </w:p>
        </w:tc>
        <w:tc>
          <w:tcPr>
            <w:tcW w:w="6567" w:type="dxa"/>
            <w:tcBorders>
              <w:top w:val="nil"/>
              <w:left w:val="nil"/>
              <w:bottom w:val="nil"/>
              <w:right w:val="nil"/>
            </w:tcBorders>
          </w:tcPr>
          <w:p w14:paraId="48FA4BAA"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Novartis Personal Data Protection Requirements </w:t>
            </w:r>
          </w:p>
        </w:tc>
      </w:tr>
      <w:tr w:rsidR="00F93A98" w:rsidRPr="00BE2142" w14:paraId="76E686B5" w14:textId="77777777">
        <w:trPr>
          <w:trHeight w:val="253"/>
        </w:trPr>
        <w:tc>
          <w:tcPr>
            <w:tcW w:w="1440" w:type="dxa"/>
            <w:tcBorders>
              <w:top w:val="nil"/>
              <w:left w:val="nil"/>
              <w:bottom w:val="nil"/>
              <w:right w:val="nil"/>
            </w:tcBorders>
          </w:tcPr>
          <w:p w14:paraId="356230F1"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Exhibit G: </w:t>
            </w:r>
          </w:p>
        </w:tc>
        <w:tc>
          <w:tcPr>
            <w:tcW w:w="6567" w:type="dxa"/>
            <w:tcBorders>
              <w:top w:val="nil"/>
              <w:left w:val="nil"/>
              <w:bottom w:val="nil"/>
              <w:right w:val="nil"/>
            </w:tcBorders>
          </w:tcPr>
          <w:p w14:paraId="12FC5F7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Standard Contractual Clauses (Controller to Processor) (Module 1) </w:t>
            </w:r>
          </w:p>
        </w:tc>
      </w:tr>
      <w:tr w:rsidR="00F93A98" w:rsidRPr="00BE2142" w14:paraId="6DE7A618" w14:textId="77777777">
        <w:trPr>
          <w:trHeight w:val="252"/>
        </w:trPr>
        <w:tc>
          <w:tcPr>
            <w:tcW w:w="1440" w:type="dxa"/>
            <w:tcBorders>
              <w:top w:val="nil"/>
              <w:left w:val="nil"/>
              <w:bottom w:val="nil"/>
              <w:right w:val="nil"/>
            </w:tcBorders>
          </w:tcPr>
          <w:p w14:paraId="04CAB5F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Exhibit H: </w:t>
            </w:r>
          </w:p>
        </w:tc>
        <w:tc>
          <w:tcPr>
            <w:tcW w:w="6567" w:type="dxa"/>
            <w:tcBorders>
              <w:top w:val="nil"/>
              <w:left w:val="nil"/>
              <w:bottom w:val="nil"/>
              <w:right w:val="nil"/>
            </w:tcBorders>
          </w:tcPr>
          <w:p w14:paraId="6FB42B2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Additional Information Security Requirements (AISR) </w:t>
            </w:r>
          </w:p>
        </w:tc>
      </w:tr>
      <w:tr w:rsidR="00F93A98" w:rsidRPr="00BE2142" w14:paraId="0A9930D2" w14:textId="77777777">
        <w:trPr>
          <w:trHeight w:val="507"/>
        </w:trPr>
        <w:tc>
          <w:tcPr>
            <w:tcW w:w="1440" w:type="dxa"/>
            <w:tcBorders>
              <w:top w:val="nil"/>
              <w:left w:val="nil"/>
              <w:bottom w:val="nil"/>
              <w:right w:val="nil"/>
            </w:tcBorders>
          </w:tcPr>
          <w:p w14:paraId="6ADBD28A"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Exhibit I: </w:t>
            </w:r>
          </w:p>
          <w:p w14:paraId="0E28E0A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6567" w:type="dxa"/>
            <w:tcBorders>
              <w:top w:val="nil"/>
              <w:left w:val="nil"/>
              <w:bottom w:val="nil"/>
              <w:right w:val="nil"/>
            </w:tcBorders>
          </w:tcPr>
          <w:p w14:paraId="513F75DB"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EFPIA Reporting Expectations </w:t>
            </w:r>
          </w:p>
        </w:tc>
      </w:tr>
      <w:tr w:rsidR="00F93A98" w:rsidRPr="00BE2142" w14:paraId="5883458E" w14:textId="77777777">
        <w:trPr>
          <w:trHeight w:val="249"/>
        </w:trPr>
        <w:tc>
          <w:tcPr>
            <w:tcW w:w="1440" w:type="dxa"/>
            <w:tcBorders>
              <w:top w:val="nil"/>
              <w:left w:val="nil"/>
              <w:bottom w:val="nil"/>
              <w:right w:val="nil"/>
            </w:tcBorders>
          </w:tcPr>
          <w:p w14:paraId="31F2AF1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i/>
                <w:sz w:val="24"/>
                <w:szCs w:val="24"/>
              </w:rPr>
              <w:t xml:space="preserve"> </w:t>
            </w:r>
          </w:p>
        </w:tc>
        <w:tc>
          <w:tcPr>
            <w:tcW w:w="6567" w:type="dxa"/>
            <w:tcBorders>
              <w:top w:val="nil"/>
              <w:left w:val="nil"/>
              <w:bottom w:val="nil"/>
              <w:right w:val="nil"/>
            </w:tcBorders>
          </w:tcPr>
          <w:p w14:paraId="46341E82" w14:textId="77777777" w:rsidR="00F93A98" w:rsidRPr="00BE2142" w:rsidRDefault="00B818CB" w:rsidP="0080369B">
            <w:pPr>
              <w:spacing w:after="0" w:line="259" w:lineRule="auto"/>
              <w:ind w:left="1441" w:right="0" w:firstLine="0"/>
              <w:rPr>
                <w:rFonts w:ascii="Times New Roman" w:hAnsi="Times New Roman" w:cs="Times New Roman"/>
                <w:sz w:val="24"/>
                <w:szCs w:val="24"/>
              </w:rPr>
            </w:pPr>
            <w:r w:rsidRPr="00BE2142">
              <w:rPr>
                <w:rFonts w:ascii="Times New Roman" w:hAnsi="Times New Roman" w:cs="Times New Roman"/>
                <w:b/>
                <w:i/>
                <w:sz w:val="24"/>
                <w:szCs w:val="24"/>
              </w:rPr>
              <w:t xml:space="preserve"> </w:t>
            </w:r>
          </w:p>
        </w:tc>
      </w:tr>
    </w:tbl>
    <w:p w14:paraId="3F103ABE" w14:textId="77777777" w:rsidR="00F93A98" w:rsidRPr="00BE2142" w:rsidRDefault="00B818CB" w:rsidP="0080369B">
      <w:pPr>
        <w:rPr>
          <w:rFonts w:ascii="Times New Roman" w:hAnsi="Times New Roman" w:cs="Times New Roman"/>
          <w:sz w:val="24"/>
          <w:szCs w:val="24"/>
        </w:rPr>
      </w:pPr>
      <w:r w:rsidRPr="00BE2142">
        <w:rPr>
          <w:rFonts w:ascii="Times New Roman" w:hAnsi="Times New Roman" w:cs="Times New Roman"/>
          <w:sz w:val="24"/>
          <w:szCs w:val="24"/>
        </w:rPr>
        <w:br w:type="page"/>
      </w:r>
    </w:p>
    <w:p w14:paraId="6CAA62E9" w14:textId="77777777" w:rsidR="00F93A98" w:rsidRPr="00BE2142" w:rsidRDefault="00B818CB" w:rsidP="0080369B">
      <w:pPr>
        <w:spacing w:after="0" w:line="259" w:lineRule="auto"/>
        <w:ind w:left="795" w:right="489" w:hanging="10"/>
        <w:rPr>
          <w:rFonts w:ascii="Times New Roman" w:hAnsi="Times New Roman" w:cs="Times New Roman"/>
          <w:sz w:val="24"/>
          <w:szCs w:val="24"/>
        </w:rPr>
      </w:pPr>
      <w:r w:rsidRPr="00BE2142">
        <w:rPr>
          <w:rFonts w:ascii="Times New Roman" w:hAnsi="Times New Roman" w:cs="Times New Roman"/>
          <w:b/>
          <w:i/>
          <w:sz w:val="24"/>
          <w:szCs w:val="24"/>
        </w:rPr>
        <w:t xml:space="preserve">Exhibit A: </w:t>
      </w:r>
    </w:p>
    <w:p w14:paraId="5FA18751"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2D1263C" w14:textId="77777777" w:rsidR="00F93A98" w:rsidRPr="00BE2142" w:rsidRDefault="00B818CB" w:rsidP="0080369B">
      <w:pPr>
        <w:spacing w:after="2" w:line="259" w:lineRule="auto"/>
        <w:ind w:left="508" w:right="204" w:hanging="10"/>
        <w:rPr>
          <w:rFonts w:ascii="Times New Roman" w:hAnsi="Times New Roman" w:cs="Times New Roman"/>
          <w:sz w:val="24"/>
          <w:szCs w:val="24"/>
        </w:rPr>
      </w:pPr>
      <w:r w:rsidRPr="00BE2142">
        <w:rPr>
          <w:rFonts w:ascii="Times New Roman" w:hAnsi="Times New Roman" w:cs="Times New Roman"/>
          <w:b/>
          <w:sz w:val="24"/>
          <w:szCs w:val="24"/>
        </w:rPr>
        <w:t xml:space="preserve">Form of Task Order </w:t>
      </w:r>
    </w:p>
    <w:p w14:paraId="3CB4B6A5"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7BCFB287"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A00D608" w14:textId="77777777" w:rsidR="00F93A98" w:rsidRPr="00BE2142" w:rsidRDefault="00B818CB" w:rsidP="0080369B">
      <w:pPr>
        <w:spacing w:after="2" w:line="259" w:lineRule="auto"/>
        <w:ind w:left="508" w:right="205" w:hanging="10"/>
        <w:rPr>
          <w:rFonts w:ascii="Times New Roman" w:hAnsi="Times New Roman" w:cs="Times New Roman"/>
          <w:sz w:val="24"/>
          <w:szCs w:val="24"/>
        </w:rPr>
      </w:pPr>
      <w:r w:rsidRPr="00BE2142">
        <w:rPr>
          <w:rFonts w:ascii="Times New Roman" w:hAnsi="Times New Roman" w:cs="Times New Roman"/>
          <w:b/>
          <w:sz w:val="24"/>
          <w:szCs w:val="24"/>
        </w:rPr>
        <w:t xml:space="preserve">MASTER SERVICES AGREEMENT </w:t>
      </w:r>
    </w:p>
    <w:p w14:paraId="3D1FEDD0" w14:textId="77777777" w:rsidR="00F93A98" w:rsidRPr="00BE2142" w:rsidRDefault="00B818CB" w:rsidP="0080369B">
      <w:pPr>
        <w:spacing w:after="2" w:line="259" w:lineRule="auto"/>
        <w:ind w:left="508" w:right="204" w:hanging="10"/>
        <w:rPr>
          <w:rFonts w:ascii="Times New Roman" w:hAnsi="Times New Roman" w:cs="Times New Roman"/>
          <w:sz w:val="24"/>
          <w:szCs w:val="24"/>
        </w:rPr>
      </w:pPr>
      <w:r w:rsidRPr="00BE2142">
        <w:rPr>
          <w:rFonts w:ascii="Times New Roman" w:hAnsi="Times New Roman" w:cs="Times New Roman"/>
          <w:b/>
          <w:sz w:val="24"/>
          <w:szCs w:val="24"/>
        </w:rPr>
        <w:t xml:space="preserve">TASK ORDER NO. ____ </w:t>
      </w:r>
    </w:p>
    <w:p w14:paraId="0CF3168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4B454AB"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This Task Order is entered into as of </w:t>
      </w:r>
      <w:r w:rsidRPr="00BE2142">
        <w:rPr>
          <w:rFonts w:ascii="Times New Roman" w:hAnsi="Times New Roman" w:cs="Times New Roman"/>
          <w:sz w:val="24"/>
          <w:szCs w:val="24"/>
          <w:shd w:val="clear" w:color="auto" w:fill="FFFF00"/>
        </w:rPr>
        <w:t>_____________________</w:t>
      </w:r>
      <w:r w:rsidRPr="00BE2142">
        <w:rPr>
          <w:rFonts w:ascii="Times New Roman" w:hAnsi="Times New Roman" w:cs="Times New Roman"/>
          <w:sz w:val="24"/>
          <w:szCs w:val="24"/>
        </w:rPr>
        <w:t>, 20</w:t>
      </w:r>
      <w:r w:rsidRPr="00BE2142">
        <w:rPr>
          <w:rFonts w:ascii="Times New Roman" w:hAnsi="Times New Roman" w:cs="Times New Roman"/>
          <w:sz w:val="24"/>
          <w:szCs w:val="24"/>
          <w:shd w:val="clear" w:color="auto" w:fill="FFFF00"/>
        </w:rPr>
        <w:t>xx</w:t>
      </w:r>
      <w:r w:rsidRPr="00BE2142">
        <w:rPr>
          <w:rFonts w:ascii="Times New Roman" w:hAnsi="Times New Roman" w:cs="Times New Roman"/>
          <w:sz w:val="24"/>
          <w:szCs w:val="24"/>
        </w:rPr>
        <w:t xml:space="preserve"> by and between </w:t>
      </w:r>
      <w:r w:rsidRPr="00BE2142">
        <w:rPr>
          <w:rFonts w:ascii="Times New Roman" w:hAnsi="Times New Roman" w:cs="Times New Roman"/>
          <w:b/>
          <w:sz w:val="24"/>
          <w:szCs w:val="24"/>
        </w:rPr>
        <w:t>Novartis Pharma AG</w:t>
      </w:r>
      <w:r w:rsidRPr="00BE2142">
        <w:rPr>
          <w:rFonts w:ascii="Times New Roman" w:hAnsi="Times New Roman" w:cs="Times New Roman"/>
          <w:sz w:val="24"/>
          <w:szCs w:val="24"/>
        </w:rPr>
        <w:t xml:space="preserve"> with its registered office at Lichtstrasse 35, 4056 Basel, Switzerland (“</w:t>
      </w:r>
      <w:r w:rsidRPr="00BE2142">
        <w:rPr>
          <w:rFonts w:ascii="Times New Roman" w:hAnsi="Times New Roman" w:cs="Times New Roman"/>
          <w:sz w:val="24"/>
          <w:szCs w:val="24"/>
          <w:u w:val="single" w:color="000000"/>
        </w:rPr>
        <w:t>Novartis</w:t>
      </w:r>
      <w:r w:rsidRPr="00BE2142">
        <w:rPr>
          <w:rFonts w:ascii="Times New Roman" w:hAnsi="Times New Roman" w:cs="Times New Roman"/>
          <w:sz w:val="24"/>
          <w:szCs w:val="24"/>
        </w:rPr>
        <w:t xml:space="preserve">”), and </w:t>
      </w:r>
      <w:r w:rsidRPr="00BE2142">
        <w:rPr>
          <w:rFonts w:ascii="Times New Roman" w:hAnsi="Times New Roman" w:cs="Times New Roman"/>
          <w:sz w:val="24"/>
          <w:szCs w:val="24"/>
          <w:shd w:val="clear" w:color="auto" w:fill="FFFF00"/>
        </w:rPr>
        <w:t>[</w:t>
      </w:r>
      <w:r w:rsidRPr="00BE2142">
        <w:rPr>
          <w:rFonts w:ascii="Times New Roman" w:hAnsi="Times New Roman" w:cs="Times New Roman"/>
          <w:b/>
          <w:sz w:val="24"/>
          <w:szCs w:val="24"/>
          <w:shd w:val="clear" w:color="auto" w:fill="FFFF00"/>
        </w:rPr>
        <w:t>Company Name</w:t>
      </w:r>
      <w:r w:rsidRPr="00BE2142">
        <w:rPr>
          <w:rFonts w:ascii="Times New Roman" w:hAnsi="Times New Roman" w:cs="Times New Roman"/>
          <w:sz w:val="24"/>
          <w:szCs w:val="24"/>
          <w:shd w:val="clear" w:color="auto" w:fill="FFFF00"/>
        </w:rPr>
        <w:t>]</w:t>
      </w:r>
      <w:r w:rsidRPr="00BE2142">
        <w:rPr>
          <w:rFonts w:ascii="Times New Roman" w:hAnsi="Times New Roman" w:cs="Times New Roman"/>
          <w:sz w:val="24"/>
          <w:szCs w:val="24"/>
        </w:rPr>
        <w:t xml:space="preserve">, with an office at </w:t>
      </w:r>
      <w:r w:rsidRPr="00BE2142">
        <w:rPr>
          <w:rFonts w:ascii="Times New Roman" w:hAnsi="Times New Roman" w:cs="Times New Roman"/>
          <w:sz w:val="24"/>
          <w:szCs w:val="24"/>
          <w:shd w:val="clear" w:color="auto" w:fill="FFFF00"/>
        </w:rPr>
        <w:t>________________</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Company</w:t>
      </w:r>
      <w:r w:rsidRPr="00BE2142">
        <w:rPr>
          <w:rFonts w:ascii="Times New Roman" w:hAnsi="Times New Roman" w:cs="Times New Roman"/>
          <w:sz w:val="24"/>
          <w:szCs w:val="24"/>
        </w:rPr>
        <w:t xml:space="preserve">”), pursuant to the terms of the Master Services Agreement between Novartis and Company, dated </w:t>
      </w:r>
      <w:r w:rsidRPr="00BE2142">
        <w:rPr>
          <w:rFonts w:ascii="Times New Roman" w:hAnsi="Times New Roman" w:cs="Times New Roman"/>
          <w:sz w:val="24"/>
          <w:szCs w:val="24"/>
          <w:shd w:val="clear" w:color="auto" w:fill="FFFF00"/>
        </w:rPr>
        <w:t>________________</w:t>
      </w:r>
      <w:r w:rsidRPr="00BE2142">
        <w:rPr>
          <w:rFonts w:ascii="Times New Roman" w:hAnsi="Times New Roman" w:cs="Times New Roman"/>
          <w:sz w:val="24"/>
          <w:szCs w:val="24"/>
        </w:rPr>
        <w:t xml:space="preserve">, </w:t>
      </w:r>
    </w:p>
    <w:p w14:paraId="75210839" w14:textId="77777777" w:rsidR="00F93A98" w:rsidRPr="00BE2142" w:rsidRDefault="00B818CB" w:rsidP="0080369B">
      <w:pPr>
        <w:spacing w:after="5" w:line="249" w:lineRule="auto"/>
        <w:ind w:left="319" w:right="12" w:hanging="10"/>
        <w:rPr>
          <w:rFonts w:ascii="Times New Roman" w:hAnsi="Times New Roman" w:cs="Times New Roman"/>
          <w:sz w:val="24"/>
          <w:szCs w:val="24"/>
        </w:rPr>
      </w:pPr>
      <w:r w:rsidRPr="00BE2142">
        <w:rPr>
          <w:rFonts w:ascii="Times New Roman" w:hAnsi="Times New Roman" w:cs="Times New Roman"/>
          <w:sz w:val="24"/>
          <w:szCs w:val="24"/>
        </w:rPr>
        <w:t>20</w:t>
      </w:r>
      <w:r w:rsidRPr="00BE2142">
        <w:rPr>
          <w:rFonts w:ascii="Times New Roman" w:hAnsi="Times New Roman" w:cs="Times New Roman"/>
          <w:sz w:val="24"/>
          <w:szCs w:val="24"/>
          <w:shd w:val="clear" w:color="auto" w:fill="FFFF00"/>
        </w:rPr>
        <w:t>xx</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Agreement</w:t>
      </w:r>
      <w:r w:rsidRPr="00BE2142">
        <w:rPr>
          <w:rFonts w:ascii="Times New Roman" w:hAnsi="Times New Roman" w:cs="Times New Roman"/>
          <w:sz w:val="24"/>
          <w:szCs w:val="24"/>
        </w:rPr>
        <w:t xml:space="preserve">”). </w:t>
      </w:r>
    </w:p>
    <w:p w14:paraId="0F45665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74733C1D"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This Task Order shall take precedence over any contrary or inconsistent terms and conditions appearing or referred to in any purchase order, quotation or other similar related document issued or executed by a party or the parties in connection with the Services.</w:t>
      </w:r>
      <w:r w:rsidRPr="00BE2142">
        <w:rPr>
          <w:rFonts w:ascii="Times New Roman" w:hAnsi="Times New Roman" w:cs="Times New Roman"/>
          <w:b/>
          <w:sz w:val="24"/>
          <w:szCs w:val="24"/>
        </w:rPr>
        <w:t xml:space="preserve"> </w:t>
      </w:r>
    </w:p>
    <w:p w14:paraId="03D62D0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4A8B4A20" w14:textId="77777777" w:rsidR="00F93A98" w:rsidRPr="00BE2142" w:rsidRDefault="00B818CB" w:rsidP="0080369B">
      <w:pPr>
        <w:spacing w:after="10" w:line="250" w:lineRule="auto"/>
        <w:ind w:left="319" w:right="0" w:hanging="10"/>
        <w:rPr>
          <w:rFonts w:ascii="Times New Roman" w:hAnsi="Times New Roman" w:cs="Times New Roman"/>
          <w:sz w:val="24"/>
          <w:szCs w:val="24"/>
        </w:rPr>
      </w:pPr>
      <w:r w:rsidRPr="00BE2142">
        <w:rPr>
          <w:rFonts w:ascii="Times New Roman" w:hAnsi="Times New Roman" w:cs="Times New Roman"/>
          <w:b/>
          <w:sz w:val="24"/>
          <w:szCs w:val="24"/>
        </w:rPr>
        <w:t xml:space="preserve">PART I:  PROJECT INFORMATION </w:t>
      </w:r>
    </w:p>
    <w:p w14:paraId="5CA797D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247A3595" w14:textId="77777777" w:rsidR="00F93A98" w:rsidRPr="00BE2142" w:rsidRDefault="00B818CB" w:rsidP="0080369B">
      <w:pPr>
        <w:numPr>
          <w:ilvl w:val="0"/>
          <w:numId w:val="13"/>
        </w:numPr>
        <w:spacing w:after="10" w:line="250" w:lineRule="auto"/>
        <w:ind w:right="0" w:hanging="720"/>
        <w:rPr>
          <w:rFonts w:ascii="Times New Roman" w:hAnsi="Times New Roman" w:cs="Times New Roman"/>
          <w:sz w:val="24"/>
          <w:szCs w:val="24"/>
        </w:rPr>
      </w:pPr>
      <w:r w:rsidRPr="00BE2142">
        <w:rPr>
          <w:rFonts w:ascii="Times New Roman" w:hAnsi="Times New Roman" w:cs="Times New Roman"/>
          <w:b/>
          <w:sz w:val="24"/>
          <w:szCs w:val="24"/>
        </w:rPr>
        <w:t>Project Title</w:t>
      </w:r>
      <w:r w:rsidRPr="00BE2142">
        <w:rPr>
          <w:rFonts w:ascii="Times New Roman" w:hAnsi="Times New Roman" w:cs="Times New Roman"/>
          <w:sz w:val="24"/>
          <w:szCs w:val="24"/>
        </w:rPr>
        <w:t xml:space="preserve"> </w:t>
      </w:r>
    </w:p>
    <w:p w14:paraId="7F665A5C"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4A5755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A9305BD" w14:textId="77777777" w:rsidR="00F93A98" w:rsidRPr="00BE2142" w:rsidRDefault="00B818CB" w:rsidP="0080369B">
      <w:pPr>
        <w:numPr>
          <w:ilvl w:val="0"/>
          <w:numId w:val="13"/>
        </w:numPr>
        <w:spacing w:after="10" w:line="250" w:lineRule="auto"/>
        <w:ind w:right="0" w:hanging="720"/>
        <w:rPr>
          <w:rFonts w:ascii="Times New Roman" w:hAnsi="Times New Roman" w:cs="Times New Roman"/>
          <w:sz w:val="24"/>
          <w:szCs w:val="24"/>
        </w:rPr>
      </w:pPr>
      <w:r w:rsidRPr="00BE2142">
        <w:rPr>
          <w:rFonts w:ascii="Times New Roman" w:hAnsi="Times New Roman" w:cs="Times New Roman"/>
          <w:b/>
          <w:sz w:val="24"/>
          <w:szCs w:val="24"/>
        </w:rPr>
        <w:t xml:space="preserve">Description </w:t>
      </w:r>
    </w:p>
    <w:p w14:paraId="654FDE8D"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419BE95" w14:textId="77777777" w:rsidR="00F93A98" w:rsidRPr="00BE2142" w:rsidRDefault="00B818CB" w:rsidP="0080369B">
      <w:pPr>
        <w:spacing w:after="5" w:line="249" w:lineRule="auto"/>
        <w:ind w:left="309" w:right="12" w:firstLine="72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anchor distT="0" distB="0" distL="114300" distR="114300" simplePos="0" relativeHeight="251667456" behindDoc="1" locked="0" layoutInCell="1" allowOverlap="1" wp14:anchorId="47AB5789" wp14:editId="134A00A8">
                <wp:simplePos x="0" y="0"/>
                <wp:positionH relativeFrom="column">
                  <wp:posOffset>206045</wp:posOffset>
                </wp:positionH>
                <wp:positionV relativeFrom="paragraph">
                  <wp:posOffset>-4174</wp:posOffset>
                </wp:positionV>
                <wp:extent cx="5911343" cy="481584"/>
                <wp:effectExtent l="0" t="0" r="0" b="0"/>
                <wp:wrapNone/>
                <wp:docPr id="69880" name="Group 69880"/>
                <wp:cNvGraphicFramePr/>
                <a:graphic xmlns:a="http://schemas.openxmlformats.org/drawingml/2006/main">
                  <a:graphicData uri="http://schemas.microsoft.com/office/word/2010/wordprocessingGroup">
                    <wpg:wgp>
                      <wpg:cNvGrpSpPr/>
                      <wpg:grpSpPr>
                        <a:xfrm>
                          <a:off x="0" y="0"/>
                          <a:ext cx="5911343" cy="481584"/>
                          <a:chOff x="0" y="0"/>
                          <a:chExt cx="5911343" cy="481584"/>
                        </a:xfrm>
                      </wpg:grpSpPr>
                      <wps:wsp>
                        <wps:cNvPr id="81702" name="Shape 81702"/>
                        <wps:cNvSpPr/>
                        <wps:spPr>
                          <a:xfrm>
                            <a:off x="496773" y="0"/>
                            <a:ext cx="5414518" cy="161544"/>
                          </a:xfrm>
                          <a:custGeom>
                            <a:avLst/>
                            <a:gdLst/>
                            <a:ahLst/>
                            <a:cxnLst/>
                            <a:rect l="0" t="0" r="0" b="0"/>
                            <a:pathLst>
                              <a:path w="5414518" h="161544">
                                <a:moveTo>
                                  <a:pt x="0" y="0"/>
                                </a:moveTo>
                                <a:lnTo>
                                  <a:pt x="5414518" y="0"/>
                                </a:lnTo>
                                <a:lnTo>
                                  <a:pt x="5414518" y="161544"/>
                                </a:lnTo>
                                <a:lnTo>
                                  <a:pt x="0" y="1615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1703" name="Shape 81703"/>
                        <wps:cNvSpPr/>
                        <wps:spPr>
                          <a:xfrm>
                            <a:off x="0" y="161544"/>
                            <a:ext cx="5911343" cy="160020"/>
                          </a:xfrm>
                          <a:custGeom>
                            <a:avLst/>
                            <a:gdLst/>
                            <a:ahLst/>
                            <a:cxnLst/>
                            <a:rect l="0" t="0" r="0" b="0"/>
                            <a:pathLst>
                              <a:path w="5911343" h="160020">
                                <a:moveTo>
                                  <a:pt x="0" y="0"/>
                                </a:moveTo>
                                <a:lnTo>
                                  <a:pt x="5911343" y="0"/>
                                </a:lnTo>
                                <a:lnTo>
                                  <a:pt x="5911343"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1704" name="Shape 81704"/>
                        <wps:cNvSpPr/>
                        <wps:spPr>
                          <a:xfrm>
                            <a:off x="0" y="321564"/>
                            <a:ext cx="1926590" cy="160020"/>
                          </a:xfrm>
                          <a:custGeom>
                            <a:avLst/>
                            <a:gdLst/>
                            <a:ahLst/>
                            <a:cxnLst/>
                            <a:rect l="0" t="0" r="0" b="0"/>
                            <a:pathLst>
                              <a:path w="1926590" h="160020">
                                <a:moveTo>
                                  <a:pt x="0" y="0"/>
                                </a:moveTo>
                                <a:lnTo>
                                  <a:pt x="1926590" y="0"/>
                                </a:lnTo>
                                <a:lnTo>
                                  <a:pt x="1926590"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5C1B06B" id="Group 69880" o:spid="_x0000_s1026" style="position:absolute;margin-left:16.2pt;margin-top:-.35pt;width:465.45pt;height:37.9pt;z-index:-251649024" coordsize="59113,4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">
                <v:shape id="Shape 81702" o:spid="_x0000_s1027" style="position:absolute;left:4967;width:54145;height:1615;visibility:visible;mso-wrap-style:square;v-text-anchor:top" coordsize="5414518,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" path="m,l5414518,r,161544l,161544,,e" fillcolor="yellow" stroked="f" strokeweight="0">
                  <v:stroke miterlimit="83231f" joinstyle="miter"/>
                  <v:path arrowok="t" textboxrect="0,0,5414518,161544"/>
                </v:shape>
                <v:shape id="Shape 81703" o:spid="_x0000_s1028" style="position:absolute;top:1615;width:59113;height:1600;visibility:visible;mso-wrap-style:square;v-text-anchor:top" coordsize="5911343,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" path="m,l5911343,r,160020l,160020,,e" fillcolor="yellow" stroked="f" strokeweight="0">
                  <v:stroke miterlimit="83231f" joinstyle="miter"/>
                  <v:path arrowok="t" textboxrect="0,0,5911343,160020"/>
                </v:shape>
                <v:shape id="Shape 81704" o:spid="_x0000_s1029" style="position:absolute;top:3215;width:19265;height:1600;visibility:visible;mso-wrap-style:square;v-text-anchor:top" coordsize="192659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" path="m,l1926590,r,160020l,160020,,e" fillcolor="yellow" stroked="f" strokeweight="0">
                  <v:stroke miterlimit="83231f" joinstyle="miter"/>
                  <v:path arrowok="t" textboxrect="0,0,1926590,160020"/>
                </v:shape>
              </v:group>
            </w:pict>
          </mc:Fallback>
        </mc:AlternateContent>
      </w: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u w:val="single" w:color="000000"/>
        </w:rPr>
        <w:t>either</w:t>
      </w:r>
      <w:proofErr w:type="gramEnd"/>
      <w:r w:rsidRPr="00BE2142">
        <w:rPr>
          <w:rFonts w:ascii="Times New Roman" w:hAnsi="Times New Roman" w:cs="Times New Roman"/>
          <w:sz w:val="24"/>
          <w:szCs w:val="24"/>
          <w:u w:val="single" w:color="000000"/>
        </w:rPr>
        <w:t xml:space="preserve"> insert brief description of project, or, if Company has prepared an adequate</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proposal, the proposal can be attached and the following sentence should be inserted here: See</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attached proposal dated [date].</w:t>
      </w:r>
      <w:r w:rsidRPr="00BE2142">
        <w:rPr>
          <w:rFonts w:ascii="Times New Roman" w:hAnsi="Times New Roman" w:cs="Times New Roman"/>
          <w:sz w:val="24"/>
          <w:szCs w:val="24"/>
        </w:rPr>
        <w:t xml:space="preserve">] </w:t>
      </w:r>
    </w:p>
    <w:p w14:paraId="2AB14188"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D2BCB5B" w14:textId="77777777" w:rsidR="00F93A98" w:rsidRPr="00BE2142" w:rsidRDefault="00B818CB" w:rsidP="0080369B">
      <w:pPr>
        <w:numPr>
          <w:ilvl w:val="0"/>
          <w:numId w:val="13"/>
        </w:numPr>
        <w:spacing w:after="10" w:line="250" w:lineRule="auto"/>
        <w:ind w:right="0" w:hanging="720"/>
        <w:rPr>
          <w:rFonts w:ascii="Times New Roman" w:hAnsi="Times New Roman" w:cs="Times New Roman"/>
          <w:sz w:val="24"/>
          <w:szCs w:val="24"/>
        </w:rPr>
      </w:pPr>
      <w:r w:rsidRPr="00BE2142">
        <w:rPr>
          <w:rFonts w:ascii="Times New Roman" w:hAnsi="Times New Roman" w:cs="Times New Roman"/>
          <w:b/>
          <w:sz w:val="24"/>
          <w:szCs w:val="24"/>
        </w:rPr>
        <w:t>Tasks and Timeframe</w:t>
      </w:r>
      <w:r w:rsidRPr="00BE2142">
        <w:rPr>
          <w:rFonts w:ascii="Times New Roman" w:hAnsi="Times New Roman" w:cs="Times New Roman"/>
          <w:sz w:val="24"/>
          <w:szCs w:val="24"/>
        </w:rPr>
        <w:t xml:space="preserve"> </w:t>
      </w:r>
    </w:p>
    <w:p w14:paraId="442550CD"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699B44B" w14:textId="77777777" w:rsidR="00F93A98" w:rsidRPr="00BE2142" w:rsidRDefault="00B818CB" w:rsidP="0080369B">
      <w:pPr>
        <w:ind w:left="1044" w:right="15" w:firstLine="0"/>
        <w:rPr>
          <w:rFonts w:ascii="Times New Roman" w:hAnsi="Times New Roman" w:cs="Times New Roman"/>
          <w:sz w:val="24"/>
          <w:szCs w:val="24"/>
        </w:rPr>
      </w:pPr>
      <w:r w:rsidRPr="00BE2142">
        <w:rPr>
          <w:rFonts w:ascii="Times New Roman" w:hAnsi="Times New Roman" w:cs="Times New Roman"/>
          <w:sz w:val="24"/>
          <w:szCs w:val="24"/>
        </w:rPr>
        <w:t xml:space="preserve">Company shall complete the following Tasks in accordance with the following schedule: </w:t>
      </w:r>
    </w:p>
    <w:p w14:paraId="31A689B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CFD5372" w14:textId="77777777" w:rsidR="00F93A98" w:rsidRPr="00BE2142" w:rsidRDefault="00B818CB" w:rsidP="0080369B">
      <w:pPr>
        <w:tabs>
          <w:tab w:val="center" w:pos="1283"/>
          <w:tab w:val="center" w:pos="2485"/>
          <w:tab w:val="center" w:pos="3205"/>
          <w:tab w:val="center" w:pos="3925"/>
          <w:tab w:val="center" w:pos="4645"/>
          <w:tab w:val="center" w:pos="5365"/>
          <w:tab w:val="center" w:pos="6906"/>
        </w:tabs>
        <w:spacing w:after="5" w:line="249"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u w:val="single" w:color="000000"/>
        </w:rPr>
        <w:t>Task</w:t>
      </w: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r>
      <w:r w:rsidRPr="00BE2142">
        <w:rPr>
          <w:rFonts w:ascii="Times New Roman" w:hAnsi="Times New Roman" w:cs="Times New Roman"/>
          <w:sz w:val="24"/>
          <w:szCs w:val="24"/>
          <w:u w:val="single" w:color="000000"/>
        </w:rPr>
        <w:t>Completion Date</w:t>
      </w:r>
      <w:r w:rsidRPr="00BE2142">
        <w:rPr>
          <w:rFonts w:ascii="Times New Roman" w:hAnsi="Times New Roman" w:cs="Times New Roman"/>
          <w:sz w:val="24"/>
          <w:szCs w:val="24"/>
        </w:rPr>
        <w:t xml:space="preserve"> </w:t>
      </w:r>
    </w:p>
    <w:p w14:paraId="7D7717D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CD9EA91" w14:textId="77777777" w:rsidR="00F93A98" w:rsidRPr="00BE2142" w:rsidRDefault="00B818CB" w:rsidP="0080369B">
      <w:pPr>
        <w:pStyle w:val="Heading1"/>
        <w:tabs>
          <w:tab w:val="center" w:pos="416"/>
          <w:tab w:val="center" w:pos="2476"/>
          <w:tab w:val="center" w:pos="4645"/>
          <w:tab w:val="center" w:pos="6931"/>
        </w:tabs>
        <w:spacing w:after="0"/>
        <w:ind w:left="0" w:firstLine="0"/>
        <w:jc w:val="both"/>
        <w:rPr>
          <w:rFonts w:ascii="Times New Roman" w:hAnsi="Times New Roman" w:cs="Times New Roman"/>
          <w:sz w:val="24"/>
          <w:szCs w:val="24"/>
        </w:rPr>
      </w:pPr>
      <w:r w:rsidRPr="00BE2142">
        <w:rPr>
          <w:rFonts w:ascii="Times New Roman" w:eastAsia="Calibri" w:hAnsi="Times New Roman" w:cs="Times New Roman"/>
          <w:b w:val="0"/>
          <w:color w:val="000000"/>
          <w:sz w:val="24"/>
          <w:szCs w:val="24"/>
        </w:rPr>
        <w:tab/>
      </w:r>
      <w:r w:rsidRPr="00BE2142">
        <w:rPr>
          <w:rFonts w:ascii="Times New Roman" w:hAnsi="Times New Roman" w:cs="Times New Roman"/>
          <w:b w:val="0"/>
          <w:color w:val="000000"/>
          <w:sz w:val="24"/>
          <w:szCs w:val="24"/>
        </w:rPr>
        <w:t xml:space="preserve">1. </w:t>
      </w:r>
      <w:r w:rsidRPr="00BE2142">
        <w:rPr>
          <w:rFonts w:ascii="Times New Roman" w:hAnsi="Times New Roman" w:cs="Times New Roman"/>
          <w:b w:val="0"/>
          <w:color w:val="000000"/>
          <w:sz w:val="24"/>
          <w:szCs w:val="24"/>
        </w:rPr>
        <w:tab/>
        <w:t>[</w:t>
      </w:r>
      <w:r w:rsidRPr="00BE2142">
        <w:rPr>
          <w:rFonts w:ascii="Times New Roman" w:hAnsi="Times New Roman" w:cs="Times New Roman"/>
          <w:b w:val="0"/>
          <w:color w:val="000000"/>
          <w:sz w:val="24"/>
          <w:szCs w:val="24"/>
          <w:u w:val="single" w:color="000000"/>
          <w:shd w:val="clear" w:color="auto" w:fill="FFFF00"/>
        </w:rPr>
        <w:t>insert numbered list of tasks</w:t>
      </w:r>
      <w:r w:rsidRPr="00BE2142">
        <w:rPr>
          <w:rFonts w:ascii="Times New Roman" w:hAnsi="Times New Roman" w:cs="Times New Roman"/>
          <w:b w:val="0"/>
          <w:color w:val="000000"/>
          <w:sz w:val="24"/>
          <w:szCs w:val="24"/>
        </w:rPr>
        <w:t xml:space="preserve">]  </w:t>
      </w:r>
      <w:r w:rsidRPr="00BE2142">
        <w:rPr>
          <w:rFonts w:ascii="Times New Roman" w:hAnsi="Times New Roman" w:cs="Times New Roman"/>
          <w:b w:val="0"/>
          <w:color w:val="000000"/>
          <w:sz w:val="24"/>
          <w:szCs w:val="24"/>
        </w:rPr>
        <w:tab/>
        <w:t xml:space="preserve"> </w:t>
      </w:r>
      <w:r w:rsidRPr="00BE2142">
        <w:rPr>
          <w:rFonts w:ascii="Times New Roman" w:hAnsi="Times New Roman" w:cs="Times New Roman"/>
          <w:b w:val="0"/>
          <w:color w:val="000000"/>
          <w:sz w:val="24"/>
          <w:szCs w:val="24"/>
        </w:rPr>
        <w:tab/>
        <w:t>[</w:t>
      </w:r>
      <w:r w:rsidRPr="00BE2142">
        <w:rPr>
          <w:rFonts w:ascii="Times New Roman" w:hAnsi="Times New Roman" w:cs="Times New Roman"/>
          <w:b w:val="0"/>
          <w:color w:val="000000"/>
          <w:sz w:val="24"/>
          <w:szCs w:val="24"/>
          <w:u w:val="single" w:color="000000"/>
          <w:shd w:val="clear" w:color="auto" w:fill="FFFF00"/>
        </w:rPr>
        <w:t>insert completion date for each</w:t>
      </w:r>
      <w:r w:rsidRPr="00BE2142">
        <w:rPr>
          <w:rFonts w:ascii="Times New Roman" w:hAnsi="Times New Roman" w:cs="Times New Roman"/>
          <w:b w:val="0"/>
          <w:color w:val="000000"/>
          <w:sz w:val="24"/>
          <w:szCs w:val="24"/>
        </w:rPr>
        <w:t xml:space="preserve">] </w:t>
      </w:r>
    </w:p>
    <w:p w14:paraId="2F08B2B0"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BBBE6F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299B567" w14:textId="77777777" w:rsidR="00F93A98" w:rsidRPr="00BE2142" w:rsidRDefault="00B818CB" w:rsidP="0080369B">
      <w:pPr>
        <w:tabs>
          <w:tab w:val="center" w:pos="1154"/>
          <w:tab w:val="center" w:pos="3066"/>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 xml:space="preserve">D. </w:t>
      </w:r>
      <w:r w:rsidRPr="00BE2142">
        <w:rPr>
          <w:rFonts w:ascii="Times New Roman" w:hAnsi="Times New Roman" w:cs="Times New Roman"/>
          <w:b/>
          <w:sz w:val="24"/>
          <w:szCs w:val="24"/>
        </w:rPr>
        <w:tab/>
        <w:t>Additional Requirements</w:t>
      </w:r>
      <w:r w:rsidRPr="00BE2142">
        <w:rPr>
          <w:rFonts w:ascii="Times New Roman" w:hAnsi="Times New Roman" w:cs="Times New Roman"/>
          <w:sz w:val="24"/>
          <w:szCs w:val="24"/>
        </w:rPr>
        <w:t xml:space="preserve"> </w:t>
      </w:r>
    </w:p>
    <w:p w14:paraId="0DD1187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9A57F27" w14:textId="77777777" w:rsidR="00F93A98" w:rsidRPr="00BE2142" w:rsidRDefault="00B818CB" w:rsidP="0080369B">
      <w:pPr>
        <w:spacing w:after="5" w:line="249" w:lineRule="auto"/>
        <w:ind w:left="309" w:right="12" w:firstLine="72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anchor distT="0" distB="0" distL="114300" distR="114300" simplePos="0" relativeHeight="251668480" behindDoc="1" locked="0" layoutInCell="1" allowOverlap="1" wp14:anchorId="1907F75D" wp14:editId="61A96574">
                <wp:simplePos x="0" y="0"/>
                <wp:positionH relativeFrom="column">
                  <wp:posOffset>206045</wp:posOffset>
                </wp:positionH>
                <wp:positionV relativeFrom="paragraph">
                  <wp:posOffset>-4175</wp:posOffset>
                </wp:positionV>
                <wp:extent cx="5911343" cy="643128"/>
                <wp:effectExtent l="0" t="0" r="0" b="0"/>
                <wp:wrapNone/>
                <wp:docPr id="69881" name="Group 69881"/>
                <wp:cNvGraphicFramePr/>
                <a:graphic xmlns:a="http://schemas.openxmlformats.org/drawingml/2006/main">
                  <a:graphicData uri="http://schemas.microsoft.com/office/word/2010/wordprocessingGroup">
                    <wpg:wgp>
                      <wpg:cNvGrpSpPr/>
                      <wpg:grpSpPr>
                        <a:xfrm>
                          <a:off x="0" y="0"/>
                          <a:ext cx="5911343" cy="643128"/>
                          <a:chOff x="0" y="0"/>
                          <a:chExt cx="5911343" cy="643128"/>
                        </a:xfrm>
                      </wpg:grpSpPr>
                      <wps:wsp>
                        <wps:cNvPr id="81708" name="Shape 81708"/>
                        <wps:cNvSpPr/>
                        <wps:spPr>
                          <a:xfrm>
                            <a:off x="496773" y="0"/>
                            <a:ext cx="5414518" cy="161544"/>
                          </a:xfrm>
                          <a:custGeom>
                            <a:avLst/>
                            <a:gdLst/>
                            <a:ahLst/>
                            <a:cxnLst/>
                            <a:rect l="0" t="0" r="0" b="0"/>
                            <a:pathLst>
                              <a:path w="5414518" h="161544">
                                <a:moveTo>
                                  <a:pt x="0" y="0"/>
                                </a:moveTo>
                                <a:lnTo>
                                  <a:pt x="5414518" y="0"/>
                                </a:lnTo>
                                <a:lnTo>
                                  <a:pt x="5414518" y="161544"/>
                                </a:lnTo>
                                <a:lnTo>
                                  <a:pt x="0" y="1615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1709" name="Shape 81709"/>
                        <wps:cNvSpPr/>
                        <wps:spPr>
                          <a:xfrm>
                            <a:off x="0" y="161544"/>
                            <a:ext cx="5911343" cy="160020"/>
                          </a:xfrm>
                          <a:custGeom>
                            <a:avLst/>
                            <a:gdLst/>
                            <a:ahLst/>
                            <a:cxnLst/>
                            <a:rect l="0" t="0" r="0" b="0"/>
                            <a:pathLst>
                              <a:path w="5911343" h="160020">
                                <a:moveTo>
                                  <a:pt x="0" y="0"/>
                                </a:moveTo>
                                <a:lnTo>
                                  <a:pt x="5911343" y="0"/>
                                </a:lnTo>
                                <a:lnTo>
                                  <a:pt x="5911343"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1710" name="Shape 81710"/>
                        <wps:cNvSpPr/>
                        <wps:spPr>
                          <a:xfrm>
                            <a:off x="0" y="321564"/>
                            <a:ext cx="5911343" cy="161544"/>
                          </a:xfrm>
                          <a:custGeom>
                            <a:avLst/>
                            <a:gdLst/>
                            <a:ahLst/>
                            <a:cxnLst/>
                            <a:rect l="0" t="0" r="0" b="0"/>
                            <a:pathLst>
                              <a:path w="5911343" h="161544">
                                <a:moveTo>
                                  <a:pt x="0" y="0"/>
                                </a:moveTo>
                                <a:lnTo>
                                  <a:pt x="5911343" y="0"/>
                                </a:lnTo>
                                <a:lnTo>
                                  <a:pt x="5911343" y="161544"/>
                                </a:lnTo>
                                <a:lnTo>
                                  <a:pt x="0" y="1615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1711" name="Shape 81711"/>
                        <wps:cNvSpPr/>
                        <wps:spPr>
                          <a:xfrm>
                            <a:off x="0" y="483109"/>
                            <a:ext cx="614172" cy="160020"/>
                          </a:xfrm>
                          <a:custGeom>
                            <a:avLst/>
                            <a:gdLst/>
                            <a:ahLst/>
                            <a:cxnLst/>
                            <a:rect l="0" t="0" r="0" b="0"/>
                            <a:pathLst>
                              <a:path w="614172" h="160020">
                                <a:moveTo>
                                  <a:pt x="0" y="0"/>
                                </a:moveTo>
                                <a:lnTo>
                                  <a:pt x="614172" y="0"/>
                                </a:lnTo>
                                <a:lnTo>
                                  <a:pt x="614172"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C7CEA7A" id="Group 69881" o:spid="_x0000_s1026" style="position:absolute;margin-left:16.2pt;margin-top:-.35pt;width:465.45pt;height:50.65pt;z-index:-251648000" coordsize="59113,6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">
                <v:shape id="Shape 81708" o:spid="_x0000_s1027" style="position:absolute;left:4967;width:54145;height:1615;visibility:visible;mso-wrap-style:square;v-text-anchor:top" coordsize="5414518,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" path="m,l5414518,r,161544l,161544,,e" fillcolor="yellow" stroked="f" strokeweight="0">
                  <v:stroke miterlimit="83231f" joinstyle="miter"/>
                  <v:path arrowok="t" textboxrect="0,0,5414518,161544"/>
                </v:shape>
                <v:shape id="Shape 81709" o:spid="_x0000_s1028" style="position:absolute;top:1615;width:59113;height:1600;visibility:visible;mso-wrap-style:square;v-text-anchor:top" coordsize="5911343,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" path="m,l5911343,r,160020l,160020,,e" fillcolor="yellow" stroked="f" strokeweight="0">
                  <v:stroke miterlimit="83231f" joinstyle="miter"/>
                  <v:path arrowok="t" textboxrect="0,0,5911343,160020"/>
                </v:shape>
                <v:shape id="Shape 81710" o:spid="_x0000_s1029" style="position:absolute;top:3215;width:59113;height:1616;visibility:visible;mso-wrap-style:square;v-text-anchor:top" coordsize="5911343,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" path="m,l5911343,r,161544l,161544,,e" fillcolor="yellow" stroked="f" strokeweight="0">
                  <v:stroke miterlimit="83231f" joinstyle="miter"/>
                  <v:path arrowok="t" textboxrect="0,0,5911343,161544"/>
                </v:shape>
                <v:shape id="Shape 81711" o:spid="_x0000_s1030" style="position:absolute;top:4831;width:6141;height:1600;visibility:visible;mso-wrap-style:square;v-text-anchor:top" coordsize="614172,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" path="m,l614172,r,160020l,160020,,e" fillcolor="yellow" stroked="f" strokeweight="0">
                  <v:stroke miterlimit="83231f" joinstyle="miter"/>
                  <v:path arrowok="t" textboxrect="0,0,614172,160020"/>
                </v:shape>
              </v:group>
            </w:pict>
          </mc:Fallback>
        </mc:AlternateContent>
      </w: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u w:val="single" w:color="000000"/>
        </w:rPr>
        <w:t>insert</w:t>
      </w:r>
      <w:proofErr w:type="gramEnd"/>
      <w:r w:rsidRPr="00BE2142">
        <w:rPr>
          <w:rFonts w:ascii="Times New Roman" w:hAnsi="Times New Roman" w:cs="Times New Roman"/>
          <w:sz w:val="24"/>
          <w:szCs w:val="24"/>
          <w:u w:val="single" w:color="000000"/>
        </w:rPr>
        <w:t xml:space="preserve"> any additional terms here, such as additional obligations of the parties which do</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not appropriately fit into the Task list.  If any part of the Services must be performed in accordance</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with GxP standards, this must be indicated here.  Contact NIBR QA to request required additional</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language.</w:t>
      </w:r>
      <w:r w:rsidRPr="00BE2142">
        <w:rPr>
          <w:rFonts w:ascii="Times New Roman" w:hAnsi="Times New Roman" w:cs="Times New Roman"/>
          <w:sz w:val="24"/>
          <w:szCs w:val="24"/>
        </w:rPr>
        <w:t xml:space="preserve">] </w:t>
      </w:r>
    </w:p>
    <w:p w14:paraId="4D0BCBCA" w14:textId="77777777" w:rsidR="00F93A98" w:rsidRPr="00BE2142" w:rsidRDefault="00B818CB" w:rsidP="0080369B">
      <w:pPr>
        <w:spacing w:after="0" w:line="259" w:lineRule="auto"/>
        <w:ind w:left="176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895EF4E" w14:textId="77777777" w:rsidR="00F93A98" w:rsidRPr="00BE2142" w:rsidRDefault="00B818CB" w:rsidP="0080369B">
      <w:pPr>
        <w:spacing w:after="10" w:line="250" w:lineRule="auto"/>
        <w:ind w:left="319" w:right="0" w:hanging="10"/>
        <w:rPr>
          <w:rFonts w:ascii="Times New Roman" w:hAnsi="Times New Roman" w:cs="Times New Roman"/>
          <w:sz w:val="24"/>
          <w:szCs w:val="24"/>
        </w:rPr>
      </w:pPr>
      <w:r w:rsidRPr="00BE2142">
        <w:rPr>
          <w:rFonts w:ascii="Times New Roman" w:hAnsi="Times New Roman" w:cs="Times New Roman"/>
          <w:b/>
          <w:sz w:val="24"/>
          <w:szCs w:val="24"/>
        </w:rPr>
        <w:t>PART II:  COSTS AND PAYMENT SCHEDULE</w:t>
      </w:r>
      <w:r w:rsidRPr="00BE2142">
        <w:rPr>
          <w:rFonts w:ascii="Times New Roman" w:hAnsi="Times New Roman" w:cs="Times New Roman"/>
          <w:sz w:val="24"/>
          <w:szCs w:val="24"/>
        </w:rPr>
        <w:t xml:space="preserve"> </w:t>
      </w:r>
    </w:p>
    <w:p w14:paraId="0B0A64E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8CD6BB3" w14:textId="77777777" w:rsidR="00F93A98" w:rsidRPr="00BE2142" w:rsidRDefault="00B818CB" w:rsidP="0080369B">
      <w:pPr>
        <w:spacing w:after="5" w:line="249" w:lineRule="auto"/>
        <w:ind w:left="319" w:right="12" w:hanging="1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anchor distT="0" distB="0" distL="114300" distR="114300" simplePos="0" relativeHeight="251669504" behindDoc="1" locked="0" layoutInCell="1" allowOverlap="1" wp14:anchorId="3AA5F599" wp14:editId="0BCBBBFD">
                <wp:simplePos x="0" y="0"/>
                <wp:positionH relativeFrom="column">
                  <wp:posOffset>206045</wp:posOffset>
                </wp:positionH>
                <wp:positionV relativeFrom="paragraph">
                  <wp:posOffset>-4175</wp:posOffset>
                </wp:positionV>
                <wp:extent cx="5911343" cy="643382"/>
                <wp:effectExtent l="0" t="0" r="0" b="0"/>
                <wp:wrapNone/>
                <wp:docPr id="69882" name="Group 69882"/>
                <wp:cNvGraphicFramePr/>
                <a:graphic xmlns:a="http://schemas.openxmlformats.org/drawingml/2006/main">
                  <a:graphicData uri="http://schemas.microsoft.com/office/word/2010/wordprocessingGroup">
                    <wpg:wgp>
                      <wpg:cNvGrpSpPr/>
                      <wpg:grpSpPr>
                        <a:xfrm>
                          <a:off x="0" y="0"/>
                          <a:ext cx="5911343" cy="643382"/>
                          <a:chOff x="0" y="0"/>
                          <a:chExt cx="5911343" cy="643382"/>
                        </a:xfrm>
                      </wpg:grpSpPr>
                      <wps:wsp>
                        <wps:cNvPr id="81716" name="Shape 81716"/>
                        <wps:cNvSpPr/>
                        <wps:spPr>
                          <a:xfrm>
                            <a:off x="39624" y="0"/>
                            <a:ext cx="5871719" cy="161544"/>
                          </a:xfrm>
                          <a:custGeom>
                            <a:avLst/>
                            <a:gdLst/>
                            <a:ahLst/>
                            <a:cxnLst/>
                            <a:rect l="0" t="0" r="0" b="0"/>
                            <a:pathLst>
                              <a:path w="5871719" h="161544">
                                <a:moveTo>
                                  <a:pt x="0" y="0"/>
                                </a:moveTo>
                                <a:lnTo>
                                  <a:pt x="5871719" y="0"/>
                                </a:lnTo>
                                <a:lnTo>
                                  <a:pt x="5871719" y="161544"/>
                                </a:lnTo>
                                <a:lnTo>
                                  <a:pt x="0" y="1615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1717" name="Shape 81717"/>
                        <wps:cNvSpPr/>
                        <wps:spPr>
                          <a:xfrm>
                            <a:off x="0" y="161493"/>
                            <a:ext cx="5911343" cy="160325"/>
                          </a:xfrm>
                          <a:custGeom>
                            <a:avLst/>
                            <a:gdLst/>
                            <a:ahLst/>
                            <a:cxnLst/>
                            <a:rect l="0" t="0" r="0" b="0"/>
                            <a:pathLst>
                              <a:path w="5911343" h="160325">
                                <a:moveTo>
                                  <a:pt x="0" y="0"/>
                                </a:moveTo>
                                <a:lnTo>
                                  <a:pt x="5911343" y="0"/>
                                </a:lnTo>
                                <a:lnTo>
                                  <a:pt x="5911343" y="160325"/>
                                </a:lnTo>
                                <a:lnTo>
                                  <a:pt x="0" y="16032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1718" name="Shape 81718"/>
                        <wps:cNvSpPr/>
                        <wps:spPr>
                          <a:xfrm>
                            <a:off x="0" y="321818"/>
                            <a:ext cx="5911343" cy="160020"/>
                          </a:xfrm>
                          <a:custGeom>
                            <a:avLst/>
                            <a:gdLst/>
                            <a:ahLst/>
                            <a:cxnLst/>
                            <a:rect l="0" t="0" r="0" b="0"/>
                            <a:pathLst>
                              <a:path w="5911343" h="160020">
                                <a:moveTo>
                                  <a:pt x="0" y="0"/>
                                </a:moveTo>
                                <a:lnTo>
                                  <a:pt x="5911343" y="0"/>
                                </a:lnTo>
                                <a:lnTo>
                                  <a:pt x="5911343"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1719" name="Shape 81719"/>
                        <wps:cNvSpPr/>
                        <wps:spPr>
                          <a:xfrm>
                            <a:off x="0" y="481838"/>
                            <a:ext cx="466344" cy="161544"/>
                          </a:xfrm>
                          <a:custGeom>
                            <a:avLst/>
                            <a:gdLst/>
                            <a:ahLst/>
                            <a:cxnLst/>
                            <a:rect l="0" t="0" r="0" b="0"/>
                            <a:pathLst>
                              <a:path w="466344" h="161544">
                                <a:moveTo>
                                  <a:pt x="0" y="0"/>
                                </a:moveTo>
                                <a:lnTo>
                                  <a:pt x="466344" y="0"/>
                                </a:lnTo>
                                <a:lnTo>
                                  <a:pt x="466344" y="161544"/>
                                </a:lnTo>
                                <a:lnTo>
                                  <a:pt x="0" y="1615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4BEA3DA" id="Group 69882" o:spid="_x0000_s1026" style="position:absolute;margin-left:16.2pt;margin-top:-.35pt;width:465.45pt;height:50.65pt;z-index:-251646976" coordsize="59113,6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">
                <v:shape id="Shape 81716" o:spid="_x0000_s1027" style="position:absolute;left:396;width:58717;height:1615;visibility:visible;mso-wrap-style:square;v-text-anchor:top" coordsize="5871719,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" path="m,l5871719,r,161544l,161544,,e" fillcolor="yellow" stroked="f" strokeweight="0">
                  <v:stroke miterlimit="83231f" joinstyle="miter"/>
                  <v:path arrowok="t" textboxrect="0,0,5871719,161544"/>
                </v:shape>
                <v:shape id="Shape 81717" o:spid="_x0000_s1028" style="position:absolute;top:1614;width:59113;height:1604;visibility:visible;mso-wrap-style:square;v-text-anchor:top" coordsize="5911343,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" path="m,l5911343,r,160325l,160325,,e" fillcolor="yellow" stroked="f" strokeweight="0">
                  <v:stroke miterlimit="83231f" joinstyle="miter"/>
                  <v:path arrowok="t" textboxrect="0,0,5911343,160325"/>
                </v:shape>
                <v:shape id="Shape 81718" o:spid="_x0000_s1029" style="position:absolute;top:3218;width:59113;height:1600;visibility:visible;mso-wrap-style:square;v-text-anchor:top" coordsize="5911343,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" path="m,l5911343,r,160020l,160020,,e" fillcolor="yellow" stroked="f" strokeweight="0">
                  <v:stroke miterlimit="83231f" joinstyle="miter"/>
                  <v:path arrowok="t" textboxrect="0,0,5911343,160020"/>
                </v:shape>
                <v:shape id="Shape 81719" o:spid="_x0000_s1030" style="position:absolute;top:4818;width:4663;height:1615;visibility:visible;mso-wrap-style:square;v-text-anchor:top" coordsize="466344,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" path="m,l466344,r,161544l,161544,,e" fillcolor="yellow" stroked="f" strokeweight="0">
                  <v:stroke miterlimit="83231f" joinstyle="miter"/>
                  <v:path arrowok="t" textboxrect="0,0,466344,161544"/>
                </v:shape>
              </v:group>
            </w:pict>
          </mc:Fallback>
        </mc:AlternateContent>
      </w:r>
      <w:r w:rsidRPr="00BE2142">
        <w:rPr>
          <w:rFonts w:ascii="Times New Roman" w:hAnsi="Times New Roman" w:cs="Times New Roman"/>
          <w:sz w:val="24"/>
          <w:szCs w:val="24"/>
        </w:rPr>
        <w:t>[</w:t>
      </w:r>
      <w:r w:rsidRPr="00BE2142">
        <w:rPr>
          <w:rFonts w:ascii="Times New Roman" w:hAnsi="Times New Roman" w:cs="Times New Roman"/>
          <w:sz w:val="24"/>
          <w:szCs w:val="24"/>
          <w:u w:val="single" w:color="000000"/>
        </w:rPr>
        <w:t>if the project will be performed for a fixed price, insert the following sentence, and delete the</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word “estimated” from the headings of the third and fourth columns in the table below:</w:t>
      </w:r>
      <w:r w:rsidRPr="00BE2142">
        <w:rPr>
          <w:rFonts w:ascii="Times New Roman" w:hAnsi="Times New Roman" w:cs="Times New Roman"/>
          <w:sz w:val="24"/>
          <w:szCs w:val="24"/>
        </w:rPr>
        <w:t>]   The total professional fees for the project described in this Task Order shall be [</w:t>
      </w:r>
      <w:r w:rsidRPr="00BE2142">
        <w:rPr>
          <w:rFonts w:ascii="Times New Roman" w:hAnsi="Times New Roman" w:cs="Times New Roman"/>
          <w:sz w:val="24"/>
          <w:szCs w:val="24"/>
          <w:u w:val="single" w:color="000000"/>
        </w:rPr>
        <w:t>insert currency and fixed</w:t>
      </w:r>
      <w:r w:rsidRPr="00BE2142">
        <w:rPr>
          <w:rFonts w:ascii="Times New Roman" w:hAnsi="Times New Roman" w:cs="Times New Roman"/>
          <w:sz w:val="24"/>
          <w:szCs w:val="24"/>
        </w:rPr>
        <w:t xml:space="preserve"> </w:t>
      </w:r>
      <w:r w:rsidRPr="00BE2142">
        <w:rPr>
          <w:rFonts w:ascii="Times New Roman" w:hAnsi="Times New Roman" w:cs="Times New Roman"/>
          <w:sz w:val="24"/>
          <w:szCs w:val="24"/>
          <w:u w:val="single" w:color="000000"/>
        </w:rPr>
        <w:t>amount</w:t>
      </w:r>
      <w:r w:rsidRPr="00BE2142">
        <w:rPr>
          <w:rFonts w:ascii="Times New Roman" w:hAnsi="Times New Roman" w:cs="Times New Roman"/>
          <w:sz w:val="24"/>
          <w:szCs w:val="24"/>
        </w:rPr>
        <w:t xml:space="preserve">] plus reasonable expenses.  </w:t>
      </w:r>
    </w:p>
    <w:p w14:paraId="6BA988F1" w14:textId="77777777" w:rsidR="00F93A98" w:rsidRPr="00BE2142" w:rsidRDefault="00B818CB" w:rsidP="0080369B">
      <w:pPr>
        <w:spacing w:after="0" w:line="259" w:lineRule="auto"/>
        <w:ind w:left="324" w:right="59" w:firstLine="0"/>
        <w:rPr>
          <w:rFonts w:ascii="Times New Roman" w:hAnsi="Times New Roman" w:cs="Times New Roman"/>
          <w:sz w:val="24"/>
          <w:szCs w:val="24"/>
        </w:rPr>
      </w:pPr>
      <w:r w:rsidRPr="00BE2142">
        <w:rPr>
          <w:rFonts w:ascii="Times New Roman" w:hAnsi="Times New Roman" w:cs="Times New Roman"/>
          <w:sz w:val="24"/>
          <w:szCs w:val="24"/>
        </w:rPr>
        <w:t xml:space="preserve"> </w:t>
      </w:r>
    </w:p>
    <w:tbl>
      <w:tblPr>
        <w:tblStyle w:val="TableGrid"/>
        <w:tblpPr w:vertAnchor="text" w:tblpX="387" w:tblpY="-7"/>
        <w:tblOverlap w:val="never"/>
        <w:tblW w:w="9217" w:type="dxa"/>
        <w:tblInd w:w="0" w:type="dxa"/>
        <w:tblCellMar>
          <w:top w:w="7" w:type="dxa"/>
        </w:tblCellMar>
        <w:tblLook w:val="04A0" w:firstRow="1" w:lastRow="0" w:firstColumn="1" w:lastColumn="0" w:noHBand="0" w:noVBand="1"/>
      </w:tblPr>
      <w:tblGrid>
        <w:gridCol w:w="8683"/>
        <w:gridCol w:w="534"/>
      </w:tblGrid>
      <w:tr w:rsidR="00F93A98" w:rsidRPr="00BE2142" w14:paraId="6E1E2284" w14:textId="77777777">
        <w:trPr>
          <w:trHeight w:val="254"/>
        </w:trPr>
        <w:tc>
          <w:tcPr>
            <w:tcW w:w="9217" w:type="dxa"/>
            <w:gridSpan w:val="2"/>
            <w:tcBorders>
              <w:top w:val="nil"/>
              <w:left w:val="nil"/>
              <w:bottom w:val="nil"/>
              <w:right w:val="nil"/>
            </w:tcBorders>
            <w:shd w:val="clear" w:color="auto" w:fill="FFFF00"/>
          </w:tcPr>
          <w:p w14:paraId="61F77A5D"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u w:val="single" w:color="000000"/>
              </w:rPr>
              <w:t>if the project will be performed on a time and materials basis, insert the following two sentences:</w:t>
            </w:r>
          </w:p>
        </w:tc>
      </w:tr>
      <w:tr w:rsidR="00F93A98" w:rsidRPr="00BE2142" w14:paraId="76AB581E" w14:textId="77777777">
        <w:trPr>
          <w:trHeight w:val="252"/>
        </w:trPr>
        <w:tc>
          <w:tcPr>
            <w:tcW w:w="8711" w:type="dxa"/>
            <w:tcBorders>
              <w:top w:val="nil"/>
              <w:left w:val="nil"/>
              <w:bottom w:val="nil"/>
              <w:right w:val="nil"/>
            </w:tcBorders>
          </w:tcPr>
          <w:p w14:paraId="151F0EE7" w14:textId="77777777" w:rsidR="00F93A98" w:rsidRPr="00BE2142" w:rsidRDefault="00B818CB" w:rsidP="0080369B">
            <w:pPr>
              <w:spacing w:after="0" w:line="259" w:lineRule="auto"/>
              <w:ind w:left="-62" w:right="0" w:firstLine="0"/>
              <w:rPr>
                <w:rFonts w:ascii="Times New Roman" w:hAnsi="Times New Roman" w:cs="Times New Roman"/>
                <w:sz w:val="24"/>
                <w:szCs w:val="24"/>
              </w:rPr>
            </w:pPr>
            <w:r w:rsidRPr="00BE2142">
              <w:rPr>
                <w:rFonts w:ascii="Times New Roman" w:hAnsi="Times New Roman" w:cs="Times New Roman"/>
                <w:sz w:val="24"/>
                <w:szCs w:val="24"/>
              </w:rPr>
              <w:t>The total cost for the project described in this Task Order (the “</w:t>
            </w:r>
            <w:r w:rsidRPr="00BE2142">
              <w:rPr>
                <w:rFonts w:ascii="Times New Roman" w:hAnsi="Times New Roman" w:cs="Times New Roman"/>
                <w:sz w:val="24"/>
                <w:szCs w:val="24"/>
                <w:u w:val="single" w:color="000000"/>
              </w:rPr>
              <w:t>Work</w:t>
            </w:r>
            <w:r w:rsidRPr="00BE2142">
              <w:rPr>
                <w:rFonts w:ascii="Times New Roman" w:hAnsi="Times New Roman" w:cs="Times New Roman"/>
                <w:sz w:val="24"/>
                <w:szCs w:val="24"/>
              </w:rPr>
              <w:t>”) is estimated to be $[</w:t>
            </w:r>
          </w:p>
        </w:tc>
        <w:tc>
          <w:tcPr>
            <w:tcW w:w="506" w:type="dxa"/>
            <w:tcBorders>
              <w:top w:val="nil"/>
              <w:left w:val="nil"/>
              <w:bottom w:val="nil"/>
              <w:right w:val="nil"/>
            </w:tcBorders>
            <w:shd w:val="clear" w:color="auto" w:fill="FFFF00"/>
          </w:tcPr>
          <w:p w14:paraId="638B6B96" w14:textId="77777777" w:rsidR="00F93A98" w:rsidRPr="00BE2142" w:rsidRDefault="00B818CB" w:rsidP="0080369B">
            <w:pPr>
              <w:spacing w:after="0" w:line="259" w:lineRule="auto"/>
              <w:ind w:right="-31" w:firstLine="0"/>
              <w:rPr>
                <w:rFonts w:ascii="Times New Roman" w:hAnsi="Times New Roman" w:cs="Times New Roman"/>
                <w:sz w:val="24"/>
                <w:szCs w:val="24"/>
              </w:rPr>
            </w:pPr>
            <w:r w:rsidRPr="00BE2142">
              <w:rPr>
                <w:rFonts w:ascii="Times New Roman" w:hAnsi="Times New Roman" w:cs="Times New Roman"/>
                <w:sz w:val="24"/>
                <w:szCs w:val="24"/>
              </w:rPr>
              <w:t xml:space="preserve">insert </w:t>
            </w:r>
          </w:p>
        </w:tc>
      </w:tr>
    </w:tbl>
    <w:p w14:paraId="2660760E"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shd w:val="clear" w:color="auto" w:fill="FFFF00"/>
        </w:rPr>
        <w:t>estimated amount</w:t>
      </w:r>
      <w:r w:rsidRPr="00BE2142">
        <w:rPr>
          <w:rFonts w:ascii="Times New Roman" w:hAnsi="Times New Roman" w:cs="Times New Roman"/>
          <w:sz w:val="24"/>
          <w:szCs w:val="24"/>
        </w:rPr>
        <w:t xml:space="preserve">].  Company will perform the Work on a time-and-materials basis in accordance with the rates set forth on the budget attached hereto as Attachment 1. </w:t>
      </w:r>
    </w:p>
    <w:p w14:paraId="5D9DB400"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60F57B1"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Upon completion by Company and approval by Novartis of the following milestones, Company may submit to Novartis invoices for the following amounts: </w:t>
      </w:r>
    </w:p>
    <w:p w14:paraId="15A3E62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4BC189F6" w14:textId="77777777" w:rsidR="00F93A98" w:rsidRPr="00BE2142" w:rsidRDefault="00B818CB" w:rsidP="0080369B">
      <w:pPr>
        <w:spacing w:after="0" w:line="259" w:lineRule="auto"/>
        <w:ind w:left="641"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t xml:space="preserve"> </w:t>
      </w:r>
      <w:r w:rsidRPr="00BE2142">
        <w:rPr>
          <w:rFonts w:ascii="Times New Roman" w:hAnsi="Times New Roman" w:cs="Times New Roman"/>
          <w:b/>
          <w:sz w:val="24"/>
          <w:szCs w:val="24"/>
        </w:rPr>
        <w:tab/>
        <w:t xml:space="preserve"> </w:t>
      </w:r>
      <w:r w:rsidRPr="00BE2142">
        <w:rPr>
          <w:rFonts w:ascii="Times New Roman" w:hAnsi="Times New Roman" w:cs="Times New Roman"/>
          <w:b/>
          <w:sz w:val="24"/>
          <w:szCs w:val="24"/>
        </w:rPr>
        <w:tab/>
        <w:t xml:space="preserve"> </w:t>
      </w:r>
    </w:p>
    <w:tbl>
      <w:tblPr>
        <w:tblStyle w:val="TableGrid"/>
        <w:tblW w:w="9765" w:type="dxa"/>
        <w:tblInd w:w="296" w:type="dxa"/>
        <w:tblCellMar>
          <w:top w:w="9" w:type="dxa"/>
        </w:tblCellMar>
        <w:tblLook w:val="04A0" w:firstRow="1" w:lastRow="0" w:firstColumn="1" w:lastColumn="0" w:noHBand="0" w:noVBand="1"/>
      </w:tblPr>
      <w:tblGrid>
        <w:gridCol w:w="228"/>
        <w:gridCol w:w="2417"/>
        <w:gridCol w:w="696"/>
        <w:gridCol w:w="485"/>
        <w:gridCol w:w="2070"/>
        <w:gridCol w:w="2071"/>
        <w:gridCol w:w="1798"/>
      </w:tblGrid>
      <w:tr w:rsidR="00F93A98" w:rsidRPr="00BE2142" w14:paraId="53A04871" w14:textId="77777777">
        <w:trPr>
          <w:trHeight w:val="862"/>
        </w:trPr>
        <w:tc>
          <w:tcPr>
            <w:tcW w:w="229" w:type="dxa"/>
            <w:vMerge w:val="restart"/>
            <w:tcBorders>
              <w:top w:val="nil"/>
              <w:left w:val="nil"/>
              <w:bottom w:val="single" w:sz="6" w:space="0" w:color="FFFFFF"/>
              <w:right w:val="single" w:sz="6" w:space="0" w:color="000000"/>
            </w:tcBorders>
          </w:tcPr>
          <w:p w14:paraId="5AD67EC1"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3597" w:type="dxa"/>
            <w:gridSpan w:val="3"/>
            <w:tcBorders>
              <w:top w:val="single" w:sz="6" w:space="0" w:color="000000"/>
              <w:left w:val="single" w:sz="6" w:space="0" w:color="000000"/>
              <w:bottom w:val="single" w:sz="6" w:space="0" w:color="000000"/>
              <w:right w:val="single" w:sz="6" w:space="0" w:color="000000"/>
            </w:tcBorders>
            <w:shd w:val="clear" w:color="auto" w:fill="E5E5E5"/>
            <w:vAlign w:val="bottom"/>
          </w:tcPr>
          <w:tbl>
            <w:tblPr>
              <w:tblStyle w:val="TableGrid"/>
              <w:tblW w:w="3433" w:type="dxa"/>
              <w:tblInd w:w="81" w:type="dxa"/>
              <w:tblCellMar>
                <w:top w:w="16" w:type="dxa"/>
                <w:left w:w="36" w:type="dxa"/>
                <w:right w:w="115" w:type="dxa"/>
              </w:tblCellMar>
              <w:tblLook w:val="04A0" w:firstRow="1" w:lastRow="0" w:firstColumn="1" w:lastColumn="0" w:noHBand="0" w:noVBand="1"/>
            </w:tblPr>
            <w:tblGrid>
              <w:gridCol w:w="3433"/>
            </w:tblGrid>
            <w:tr w:rsidR="00F93A98" w:rsidRPr="00BE2142" w14:paraId="5BD443C5" w14:textId="77777777">
              <w:trPr>
                <w:trHeight w:val="269"/>
              </w:trPr>
              <w:tc>
                <w:tcPr>
                  <w:tcW w:w="3433" w:type="dxa"/>
                  <w:tcBorders>
                    <w:top w:val="single" w:sz="6" w:space="0" w:color="FFFFFF"/>
                    <w:left w:val="single" w:sz="6" w:space="0" w:color="FFFFFF"/>
                    <w:bottom w:val="single" w:sz="6" w:space="0" w:color="FFFFFF"/>
                    <w:right w:val="single" w:sz="6" w:space="0" w:color="FFFFFF"/>
                  </w:tcBorders>
                </w:tcPr>
                <w:p w14:paraId="71C98A87"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Milestone </w:t>
                  </w:r>
                </w:p>
              </w:tc>
            </w:tr>
          </w:tbl>
          <w:p w14:paraId="7938B79A" w14:textId="77777777" w:rsidR="00F93A98" w:rsidRPr="00BE2142" w:rsidRDefault="00B818CB" w:rsidP="0080369B">
            <w:pPr>
              <w:spacing w:after="0" w:line="259" w:lineRule="auto"/>
              <w:ind w:left="117"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tc>
        <w:tc>
          <w:tcPr>
            <w:tcW w:w="2070" w:type="dxa"/>
            <w:tcBorders>
              <w:top w:val="single" w:sz="6" w:space="0" w:color="000000"/>
              <w:left w:val="single" w:sz="6" w:space="0" w:color="000000"/>
              <w:bottom w:val="single" w:sz="6" w:space="0" w:color="000000"/>
              <w:right w:val="single" w:sz="6" w:space="0" w:color="000000"/>
            </w:tcBorders>
            <w:shd w:val="clear" w:color="auto" w:fill="E5E5E5"/>
            <w:vAlign w:val="bottom"/>
          </w:tcPr>
          <w:p w14:paraId="0FE88363" w14:textId="77777777" w:rsidR="00F93A98" w:rsidRPr="00BE2142" w:rsidRDefault="00F93A98" w:rsidP="0080369B">
            <w:pPr>
              <w:spacing w:after="0" w:line="259" w:lineRule="auto"/>
              <w:ind w:left="-5058" w:right="83" w:firstLine="0"/>
              <w:rPr>
                <w:rFonts w:ascii="Times New Roman" w:hAnsi="Times New Roman" w:cs="Times New Roman"/>
                <w:sz w:val="24"/>
                <w:szCs w:val="24"/>
              </w:rPr>
            </w:pPr>
          </w:p>
          <w:tbl>
            <w:tblPr>
              <w:tblStyle w:val="TableGrid"/>
              <w:tblW w:w="1904" w:type="dxa"/>
              <w:tblInd w:w="84" w:type="dxa"/>
              <w:tblCellMar>
                <w:top w:w="16" w:type="dxa"/>
                <w:left w:w="36" w:type="dxa"/>
                <w:right w:w="115" w:type="dxa"/>
              </w:tblCellMar>
              <w:tblLook w:val="04A0" w:firstRow="1" w:lastRow="0" w:firstColumn="1" w:lastColumn="0" w:noHBand="0" w:noVBand="1"/>
            </w:tblPr>
            <w:tblGrid>
              <w:gridCol w:w="1904"/>
            </w:tblGrid>
            <w:tr w:rsidR="00F93A98" w:rsidRPr="00BE2142" w14:paraId="2C7E0245" w14:textId="77777777">
              <w:trPr>
                <w:trHeight w:val="768"/>
              </w:trPr>
              <w:tc>
                <w:tcPr>
                  <w:tcW w:w="1904" w:type="dxa"/>
                  <w:tcBorders>
                    <w:top w:val="single" w:sz="6" w:space="0" w:color="FFFFFF"/>
                    <w:left w:val="single" w:sz="6" w:space="0" w:color="FFFFFF"/>
                    <w:bottom w:val="nil"/>
                    <w:right w:val="single" w:sz="6" w:space="0" w:color="FFFFFF"/>
                  </w:tcBorders>
                </w:tcPr>
                <w:p w14:paraId="66052AE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Expected </w:t>
                  </w:r>
                </w:p>
                <w:p w14:paraId="6F4CCE9D"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Completion </w:t>
                  </w:r>
                </w:p>
                <w:p w14:paraId="709F5B4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Date </w:t>
                  </w:r>
                </w:p>
              </w:tc>
            </w:tr>
          </w:tbl>
          <w:p w14:paraId="7929E98E"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2071" w:type="dxa"/>
            <w:tcBorders>
              <w:top w:val="single" w:sz="6" w:space="0" w:color="000000"/>
              <w:left w:val="single" w:sz="6" w:space="0" w:color="000000"/>
              <w:bottom w:val="single" w:sz="6" w:space="0" w:color="000000"/>
              <w:right w:val="single" w:sz="6" w:space="0" w:color="000000"/>
            </w:tcBorders>
            <w:shd w:val="clear" w:color="auto" w:fill="E5E5E5"/>
            <w:vAlign w:val="bottom"/>
          </w:tcPr>
          <w:p w14:paraId="57F1DA48" w14:textId="77777777" w:rsidR="00F93A98" w:rsidRPr="00BE2142" w:rsidRDefault="00F93A98" w:rsidP="0080369B">
            <w:pPr>
              <w:spacing w:after="0" w:line="259" w:lineRule="auto"/>
              <w:ind w:left="-7128" w:right="82" w:firstLine="0"/>
              <w:rPr>
                <w:rFonts w:ascii="Times New Roman" w:hAnsi="Times New Roman" w:cs="Times New Roman"/>
                <w:sz w:val="24"/>
                <w:szCs w:val="24"/>
              </w:rPr>
            </w:pPr>
          </w:p>
          <w:tbl>
            <w:tblPr>
              <w:tblStyle w:val="TableGrid"/>
              <w:tblW w:w="1904" w:type="dxa"/>
              <w:tblInd w:w="85" w:type="dxa"/>
              <w:tblCellMar>
                <w:top w:w="16" w:type="dxa"/>
                <w:left w:w="36" w:type="dxa"/>
                <w:right w:w="115" w:type="dxa"/>
              </w:tblCellMar>
              <w:tblLook w:val="04A0" w:firstRow="1" w:lastRow="0" w:firstColumn="1" w:lastColumn="0" w:noHBand="0" w:noVBand="1"/>
            </w:tblPr>
            <w:tblGrid>
              <w:gridCol w:w="1904"/>
            </w:tblGrid>
            <w:tr w:rsidR="00F93A98" w:rsidRPr="00BE2142" w14:paraId="4C31D936" w14:textId="77777777">
              <w:trPr>
                <w:trHeight w:val="768"/>
              </w:trPr>
              <w:tc>
                <w:tcPr>
                  <w:tcW w:w="1904" w:type="dxa"/>
                  <w:tcBorders>
                    <w:top w:val="single" w:sz="6" w:space="0" w:color="FFFFFF"/>
                    <w:left w:val="single" w:sz="6" w:space="0" w:color="FFFFFF"/>
                    <w:bottom w:val="nil"/>
                    <w:right w:val="single" w:sz="6" w:space="0" w:color="FFFFFF"/>
                  </w:tcBorders>
                </w:tcPr>
                <w:p w14:paraId="744FD2F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Estimated </w:t>
                  </w:r>
                </w:p>
                <w:p w14:paraId="355E6E7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 $ Amount </w:t>
                  </w:r>
                </w:p>
                <w:p w14:paraId="02C1499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tc>
            </w:tr>
          </w:tbl>
          <w:p w14:paraId="2F66C9E8"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1798" w:type="dxa"/>
            <w:tcBorders>
              <w:top w:val="single" w:sz="6" w:space="0" w:color="000000"/>
              <w:left w:val="single" w:sz="6" w:space="0" w:color="000000"/>
              <w:bottom w:val="single" w:sz="6" w:space="0" w:color="000000"/>
              <w:right w:val="single" w:sz="6" w:space="0" w:color="000000"/>
            </w:tcBorders>
            <w:shd w:val="clear" w:color="auto" w:fill="E5E5E5"/>
            <w:vAlign w:val="bottom"/>
          </w:tcPr>
          <w:tbl>
            <w:tblPr>
              <w:tblStyle w:val="TableGrid"/>
              <w:tblW w:w="1630" w:type="dxa"/>
              <w:tblInd w:w="84" w:type="dxa"/>
              <w:tblCellMar>
                <w:top w:w="16" w:type="dxa"/>
                <w:left w:w="36" w:type="dxa"/>
                <w:right w:w="115" w:type="dxa"/>
              </w:tblCellMar>
              <w:tblLook w:val="04A0" w:firstRow="1" w:lastRow="0" w:firstColumn="1" w:lastColumn="0" w:noHBand="0" w:noVBand="1"/>
            </w:tblPr>
            <w:tblGrid>
              <w:gridCol w:w="1630"/>
            </w:tblGrid>
            <w:tr w:rsidR="00F93A98" w:rsidRPr="00BE2142" w14:paraId="1C6F3F02" w14:textId="77777777">
              <w:trPr>
                <w:trHeight w:val="521"/>
              </w:trPr>
              <w:tc>
                <w:tcPr>
                  <w:tcW w:w="1630" w:type="dxa"/>
                  <w:tcBorders>
                    <w:top w:val="single" w:sz="6" w:space="0" w:color="FFFFFF"/>
                    <w:left w:val="single" w:sz="6" w:space="0" w:color="FFFFFF"/>
                    <w:bottom w:val="single" w:sz="6" w:space="0" w:color="FFFFFF"/>
                    <w:right w:val="single" w:sz="6" w:space="0" w:color="FFFFFF"/>
                  </w:tcBorders>
                </w:tcPr>
                <w:p w14:paraId="155C993C" w14:textId="77777777" w:rsidR="00F93A98" w:rsidRPr="00BE2142" w:rsidRDefault="00B818CB" w:rsidP="0080369B">
                  <w:pPr>
                    <w:spacing w:after="0" w:line="259" w:lineRule="auto"/>
                    <w:ind w:right="170" w:firstLine="0"/>
                    <w:rPr>
                      <w:rFonts w:ascii="Times New Roman" w:hAnsi="Times New Roman" w:cs="Times New Roman"/>
                      <w:sz w:val="24"/>
                      <w:szCs w:val="24"/>
                    </w:rPr>
                  </w:pPr>
                  <w:r w:rsidRPr="00BE2142">
                    <w:rPr>
                      <w:rFonts w:ascii="Times New Roman" w:hAnsi="Times New Roman" w:cs="Times New Roman"/>
                      <w:b/>
                      <w:sz w:val="24"/>
                      <w:szCs w:val="24"/>
                    </w:rPr>
                    <w:t xml:space="preserve">Estimated % of Total </w:t>
                  </w:r>
                </w:p>
              </w:tc>
            </w:tr>
          </w:tbl>
          <w:p w14:paraId="72D0E9A5" w14:textId="77777777" w:rsidR="00F93A98" w:rsidRPr="00BE2142" w:rsidRDefault="00B818CB" w:rsidP="0080369B">
            <w:pPr>
              <w:spacing w:after="0" w:line="259" w:lineRule="auto"/>
              <w:ind w:left="1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0036E18B" w14:textId="77777777">
        <w:trPr>
          <w:trHeight w:val="1109"/>
        </w:trPr>
        <w:tc>
          <w:tcPr>
            <w:tcW w:w="0" w:type="auto"/>
            <w:vMerge/>
            <w:tcBorders>
              <w:top w:val="nil"/>
              <w:left w:val="nil"/>
              <w:bottom w:val="nil"/>
              <w:right w:val="single" w:sz="6" w:space="0" w:color="000000"/>
            </w:tcBorders>
          </w:tcPr>
          <w:p w14:paraId="4707E74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3597" w:type="dxa"/>
            <w:gridSpan w:val="3"/>
            <w:tcBorders>
              <w:top w:val="single" w:sz="6" w:space="0" w:color="000000"/>
              <w:left w:val="single" w:sz="6" w:space="0" w:color="000000"/>
              <w:bottom w:val="nil"/>
              <w:right w:val="single" w:sz="6" w:space="0" w:color="000000"/>
            </w:tcBorders>
            <w:vAlign w:val="bottom"/>
          </w:tcPr>
          <w:p w14:paraId="15413D0E" w14:textId="77777777" w:rsidR="00F93A98" w:rsidRPr="00BE2142" w:rsidRDefault="00B818CB" w:rsidP="0080369B">
            <w:pPr>
              <w:numPr>
                <w:ilvl w:val="0"/>
                <w:numId w:val="16"/>
              </w:numPr>
              <w:spacing w:after="0" w:line="259" w:lineRule="auto"/>
              <w:ind w:right="0" w:hanging="247"/>
              <w:rPr>
                <w:rFonts w:ascii="Times New Roman" w:hAnsi="Times New Roman" w:cs="Times New Roman"/>
                <w:sz w:val="24"/>
                <w:szCs w:val="24"/>
              </w:rPr>
            </w:pPr>
            <w:r w:rsidRPr="00BE2142">
              <w:rPr>
                <w:rFonts w:ascii="Times New Roman" w:hAnsi="Times New Roman" w:cs="Times New Roman"/>
                <w:sz w:val="24"/>
                <w:szCs w:val="24"/>
              </w:rPr>
              <w:t xml:space="preserve">Execution of contract </w:t>
            </w:r>
          </w:p>
          <w:p w14:paraId="02D011E3" w14:textId="77777777" w:rsidR="00F93A98" w:rsidRPr="00BE2142" w:rsidRDefault="00B818CB" w:rsidP="0080369B">
            <w:pPr>
              <w:spacing w:after="0" w:line="259" w:lineRule="auto"/>
              <w:ind w:left="117"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34AF61A" w14:textId="77777777" w:rsidR="00F93A98" w:rsidRPr="00BE2142" w:rsidRDefault="00B818CB" w:rsidP="0080369B">
            <w:pPr>
              <w:numPr>
                <w:ilvl w:val="0"/>
                <w:numId w:val="16"/>
              </w:numPr>
              <w:spacing w:after="0" w:line="259" w:lineRule="auto"/>
              <w:ind w:right="0" w:hanging="247"/>
              <w:rPr>
                <w:rFonts w:ascii="Times New Roman" w:hAnsi="Times New Roman" w:cs="Times New Roman"/>
                <w:sz w:val="24"/>
                <w:szCs w:val="24"/>
              </w:rPr>
            </w:pPr>
            <w:r w:rsidRPr="00BE2142">
              <w:rPr>
                <w:rFonts w:ascii="Times New Roman" w:hAnsi="Times New Roman" w:cs="Times New Roman"/>
                <w:sz w:val="24"/>
                <w:szCs w:val="24"/>
              </w:rPr>
              <w:t>Completion of tasks [</w:t>
            </w:r>
            <w:r w:rsidRPr="00BE2142">
              <w:rPr>
                <w:rFonts w:ascii="Times New Roman" w:hAnsi="Times New Roman" w:cs="Times New Roman"/>
                <w:sz w:val="24"/>
                <w:szCs w:val="24"/>
                <w:u w:val="single" w:color="000000"/>
                <w:shd w:val="clear" w:color="auto" w:fill="FFFF00"/>
              </w:rPr>
              <w:t>task #s</w:t>
            </w:r>
            <w:r w:rsidRPr="00BE2142">
              <w:rPr>
                <w:rFonts w:ascii="Times New Roman" w:hAnsi="Times New Roman" w:cs="Times New Roman"/>
                <w:sz w:val="24"/>
                <w:szCs w:val="24"/>
              </w:rPr>
              <w:t xml:space="preserve">] </w:t>
            </w:r>
          </w:p>
          <w:p w14:paraId="6DD0059B" w14:textId="77777777" w:rsidR="00F93A98" w:rsidRPr="00BE2142" w:rsidRDefault="00B818CB" w:rsidP="0080369B">
            <w:pPr>
              <w:spacing w:after="0" w:line="259" w:lineRule="auto"/>
              <w:ind w:left="117"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2070" w:type="dxa"/>
            <w:vMerge w:val="restart"/>
            <w:tcBorders>
              <w:top w:val="single" w:sz="6" w:space="0" w:color="000000"/>
              <w:left w:val="single" w:sz="6" w:space="0" w:color="000000"/>
              <w:bottom w:val="single" w:sz="6" w:space="0" w:color="000000"/>
              <w:right w:val="single" w:sz="6" w:space="0" w:color="000000"/>
            </w:tcBorders>
            <w:vAlign w:val="bottom"/>
          </w:tcPr>
          <w:p w14:paraId="60740B0E" w14:textId="77777777" w:rsidR="00F93A98" w:rsidRPr="00BE2142" w:rsidRDefault="00B818CB" w:rsidP="0080369B">
            <w:pPr>
              <w:spacing w:after="866" w:line="259" w:lineRule="auto"/>
              <w:ind w:left="1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ED9051B" w14:textId="77777777" w:rsidR="00F93A98" w:rsidRPr="00BE2142" w:rsidRDefault="00B818CB" w:rsidP="0080369B">
            <w:pPr>
              <w:spacing w:after="0" w:line="259" w:lineRule="auto"/>
              <w:ind w:left="1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2071" w:type="dxa"/>
            <w:vMerge w:val="restart"/>
            <w:tcBorders>
              <w:top w:val="single" w:sz="6" w:space="0" w:color="000000"/>
              <w:left w:val="single" w:sz="6" w:space="0" w:color="000000"/>
              <w:bottom w:val="single" w:sz="6" w:space="0" w:color="000000"/>
              <w:right w:val="single" w:sz="6" w:space="0" w:color="000000"/>
            </w:tcBorders>
            <w:vAlign w:val="bottom"/>
          </w:tcPr>
          <w:p w14:paraId="46A5C1A9" w14:textId="77777777" w:rsidR="00F93A98" w:rsidRPr="00BE2142" w:rsidRDefault="00B818CB" w:rsidP="0080369B">
            <w:pPr>
              <w:spacing w:after="866" w:line="259" w:lineRule="auto"/>
              <w:ind w:left="121"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0035CF7" w14:textId="77777777" w:rsidR="00F93A98" w:rsidRPr="00BE2142" w:rsidRDefault="00B818CB" w:rsidP="0080369B">
            <w:pPr>
              <w:spacing w:after="0" w:line="259" w:lineRule="auto"/>
              <w:ind w:left="121"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1798" w:type="dxa"/>
            <w:vMerge w:val="restart"/>
            <w:tcBorders>
              <w:top w:val="single" w:sz="6" w:space="0" w:color="000000"/>
              <w:left w:val="single" w:sz="6" w:space="0" w:color="000000"/>
              <w:bottom w:val="single" w:sz="6" w:space="0" w:color="000000"/>
              <w:right w:val="single" w:sz="6" w:space="0" w:color="000000"/>
            </w:tcBorders>
            <w:vAlign w:val="bottom"/>
          </w:tcPr>
          <w:p w14:paraId="7C125122" w14:textId="77777777" w:rsidR="00F93A98" w:rsidRPr="00BE2142" w:rsidRDefault="00B818CB" w:rsidP="0080369B">
            <w:pPr>
              <w:spacing w:after="866" w:line="259" w:lineRule="auto"/>
              <w:ind w:left="1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5BF8AA6" w14:textId="77777777" w:rsidR="00F93A98" w:rsidRPr="00BE2142" w:rsidRDefault="00B818CB" w:rsidP="0080369B">
            <w:pPr>
              <w:spacing w:after="0" w:line="259" w:lineRule="auto"/>
              <w:ind w:left="1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7D9CD484" w14:textId="77777777">
        <w:trPr>
          <w:trHeight w:val="267"/>
        </w:trPr>
        <w:tc>
          <w:tcPr>
            <w:tcW w:w="0" w:type="auto"/>
            <w:vMerge/>
            <w:tcBorders>
              <w:top w:val="nil"/>
              <w:left w:val="nil"/>
              <w:bottom w:val="nil"/>
              <w:right w:val="single" w:sz="6" w:space="0" w:color="000000"/>
            </w:tcBorders>
          </w:tcPr>
          <w:p w14:paraId="54773FC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2417" w:type="dxa"/>
            <w:tcBorders>
              <w:top w:val="nil"/>
              <w:left w:val="single" w:sz="6" w:space="0" w:color="000000"/>
              <w:bottom w:val="single" w:sz="6" w:space="0" w:color="000000"/>
              <w:right w:val="nil"/>
            </w:tcBorders>
            <w:vAlign w:val="bottom"/>
          </w:tcPr>
          <w:p w14:paraId="7DD77F0D" w14:textId="77777777" w:rsidR="00F93A98" w:rsidRPr="00BE2142" w:rsidRDefault="00B818CB" w:rsidP="0080369B">
            <w:pPr>
              <w:spacing w:after="0" w:line="259" w:lineRule="auto"/>
              <w:ind w:left="117" w:right="0" w:firstLine="0"/>
              <w:rPr>
                <w:rFonts w:ascii="Times New Roman" w:hAnsi="Times New Roman" w:cs="Times New Roman"/>
                <w:sz w:val="24"/>
                <w:szCs w:val="24"/>
              </w:rPr>
            </w:pPr>
            <w:r w:rsidRPr="00BE2142">
              <w:rPr>
                <w:rFonts w:ascii="Times New Roman" w:hAnsi="Times New Roman" w:cs="Times New Roman"/>
                <w:sz w:val="24"/>
                <w:szCs w:val="24"/>
              </w:rPr>
              <w:t>3. Completion of tasks [</w:t>
            </w:r>
          </w:p>
          <w:p w14:paraId="4F320D4F" w14:textId="77777777" w:rsidR="00F93A98" w:rsidRPr="00BE2142" w:rsidRDefault="00B818CB" w:rsidP="0080369B">
            <w:pPr>
              <w:spacing w:after="0" w:line="259" w:lineRule="auto"/>
              <w:ind w:left="117"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696" w:type="dxa"/>
            <w:tcBorders>
              <w:top w:val="nil"/>
              <w:left w:val="nil"/>
              <w:bottom w:val="single" w:sz="6" w:space="0" w:color="000000"/>
              <w:right w:val="nil"/>
            </w:tcBorders>
            <w:shd w:val="clear" w:color="auto" w:fill="FFFF00"/>
          </w:tcPr>
          <w:p w14:paraId="4E3565A4" w14:textId="77777777" w:rsidR="00F93A98" w:rsidRPr="00BE2142" w:rsidRDefault="00B818CB" w:rsidP="0080369B">
            <w:pPr>
              <w:spacing w:after="0" w:line="259" w:lineRule="auto"/>
              <w:ind w:right="-2" w:firstLine="0"/>
              <w:rPr>
                <w:rFonts w:ascii="Times New Roman" w:hAnsi="Times New Roman" w:cs="Times New Roman"/>
                <w:sz w:val="24"/>
                <w:szCs w:val="24"/>
              </w:rPr>
            </w:pPr>
            <w:r w:rsidRPr="00BE2142">
              <w:rPr>
                <w:rFonts w:ascii="Times New Roman" w:hAnsi="Times New Roman" w:cs="Times New Roman"/>
                <w:sz w:val="24"/>
                <w:szCs w:val="24"/>
                <w:u w:val="single" w:color="000000"/>
              </w:rPr>
              <w:t>task #s</w:t>
            </w:r>
          </w:p>
        </w:tc>
        <w:tc>
          <w:tcPr>
            <w:tcW w:w="485" w:type="dxa"/>
            <w:tcBorders>
              <w:top w:val="nil"/>
              <w:left w:val="nil"/>
              <w:bottom w:val="single" w:sz="6" w:space="0" w:color="000000"/>
              <w:right w:val="single" w:sz="6" w:space="0" w:color="000000"/>
            </w:tcBorders>
          </w:tcPr>
          <w:p w14:paraId="71892B87"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0" w:type="auto"/>
            <w:vMerge/>
            <w:tcBorders>
              <w:top w:val="nil"/>
              <w:left w:val="single" w:sz="6" w:space="0" w:color="000000"/>
              <w:bottom w:val="single" w:sz="6" w:space="0" w:color="000000"/>
              <w:right w:val="single" w:sz="6" w:space="0" w:color="000000"/>
            </w:tcBorders>
          </w:tcPr>
          <w:p w14:paraId="3657C9E9"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60E9D0D3"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04FD1F0C"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1403A235" w14:textId="77777777">
        <w:trPr>
          <w:trHeight w:val="400"/>
        </w:trPr>
        <w:tc>
          <w:tcPr>
            <w:tcW w:w="0" w:type="auto"/>
            <w:vMerge/>
            <w:tcBorders>
              <w:top w:val="nil"/>
              <w:left w:val="nil"/>
              <w:bottom w:val="single" w:sz="6" w:space="0" w:color="FFFFFF"/>
              <w:right w:val="single" w:sz="6" w:space="0" w:color="000000"/>
            </w:tcBorders>
          </w:tcPr>
          <w:p w14:paraId="0491BEE6"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3597" w:type="dxa"/>
            <w:gridSpan w:val="3"/>
            <w:tcBorders>
              <w:top w:val="single" w:sz="6" w:space="0" w:color="000000"/>
              <w:left w:val="single" w:sz="6" w:space="0" w:color="000000"/>
              <w:bottom w:val="single" w:sz="6" w:space="0" w:color="FFFFFF"/>
              <w:right w:val="single" w:sz="6" w:space="0" w:color="000000"/>
            </w:tcBorders>
          </w:tcPr>
          <w:p w14:paraId="6655233E" w14:textId="77777777" w:rsidR="00F93A98" w:rsidRPr="00BE2142" w:rsidRDefault="00B818CB" w:rsidP="0080369B">
            <w:pPr>
              <w:spacing w:after="0" w:line="259" w:lineRule="auto"/>
              <w:ind w:left="117" w:right="0" w:firstLine="0"/>
              <w:rPr>
                <w:rFonts w:ascii="Times New Roman" w:hAnsi="Times New Roman" w:cs="Times New Roman"/>
                <w:sz w:val="24"/>
                <w:szCs w:val="24"/>
              </w:rPr>
            </w:pPr>
            <w:r w:rsidRPr="00BE2142">
              <w:rPr>
                <w:rFonts w:ascii="Times New Roman" w:hAnsi="Times New Roman" w:cs="Times New Roman"/>
                <w:b/>
                <w:sz w:val="24"/>
                <w:szCs w:val="24"/>
              </w:rPr>
              <w:t>TOTAL:</w:t>
            </w:r>
            <w:r w:rsidRPr="00BE2142">
              <w:rPr>
                <w:rFonts w:ascii="Times New Roman" w:hAnsi="Times New Roman" w:cs="Times New Roman"/>
                <w:sz w:val="24"/>
                <w:szCs w:val="24"/>
              </w:rPr>
              <w:t xml:space="preserve"> </w:t>
            </w:r>
          </w:p>
        </w:tc>
        <w:tc>
          <w:tcPr>
            <w:tcW w:w="2070" w:type="dxa"/>
            <w:tcBorders>
              <w:top w:val="single" w:sz="6" w:space="0" w:color="000000"/>
              <w:left w:val="single" w:sz="6" w:space="0" w:color="000000"/>
              <w:bottom w:val="single" w:sz="6" w:space="0" w:color="FFFFFF"/>
              <w:right w:val="single" w:sz="6" w:space="0" w:color="000000"/>
            </w:tcBorders>
          </w:tcPr>
          <w:p w14:paraId="6B35E95F" w14:textId="77777777" w:rsidR="00F93A98" w:rsidRPr="00BE2142" w:rsidRDefault="00B818CB" w:rsidP="0080369B">
            <w:pPr>
              <w:spacing w:after="0" w:line="259" w:lineRule="auto"/>
              <w:ind w:left="12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2071" w:type="dxa"/>
            <w:tcBorders>
              <w:top w:val="single" w:sz="6" w:space="0" w:color="000000"/>
              <w:left w:val="single" w:sz="6" w:space="0" w:color="000000"/>
              <w:bottom w:val="single" w:sz="6" w:space="0" w:color="FFFFFF"/>
              <w:right w:val="single" w:sz="6" w:space="0" w:color="000000"/>
            </w:tcBorders>
          </w:tcPr>
          <w:p w14:paraId="0E46D847" w14:textId="77777777" w:rsidR="00F93A98" w:rsidRPr="00BE2142" w:rsidRDefault="00B818CB" w:rsidP="0080369B">
            <w:pPr>
              <w:spacing w:after="0" w:line="259" w:lineRule="auto"/>
              <w:ind w:left="121"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1798" w:type="dxa"/>
            <w:tcBorders>
              <w:top w:val="single" w:sz="6" w:space="0" w:color="000000"/>
              <w:left w:val="single" w:sz="6" w:space="0" w:color="000000"/>
              <w:bottom w:val="single" w:sz="6" w:space="0" w:color="FFFFFF"/>
              <w:right w:val="single" w:sz="6" w:space="0" w:color="000000"/>
            </w:tcBorders>
          </w:tcPr>
          <w:p w14:paraId="4EE3CB86" w14:textId="77777777" w:rsidR="00F93A98" w:rsidRPr="00BE2142" w:rsidRDefault="00B818CB" w:rsidP="0080369B">
            <w:pPr>
              <w:spacing w:after="0" w:line="259" w:lineRule="auto"/>
              <w:ind w:left="120" w:right="0" w:firstLine="0"/>
              <w:rPr>
                <w:rFonts w:ascii="Times New Roman" w:hAnsi="Times New Roman" w:cs="Times New Roman"/>
                <w:sz w:val="24"/>
                <w:szCs w:val="24"/>
              </w:rPr>
            </w:pPr>
            <w:r w:rsidRPr="00BE2142">
              <w:rPr>
                <w:rFonts w:ascii="Times New Roman" w:hAnsi="Times New Roman" w:cs="Times New Roman"/>
                <w:sz w:val="24"/>
                <w:szCs w:val="24"/>
              </w:rPr>
              <w:t xml:space="preserve">100% </w:t>
            </w:r>
          </w:p>
        </w:tc>
      </w:tr>
    </w:tbl>
    <w:p w14:paraId="6A728C8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478585CF"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Invoices shall be payable as per Agreement payment terms. </w:t>
      </w:r>
    </w:p>
    <w:p w14:paraId="686B389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466728F"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Only the services performed shall be invoiced by Company. </w:t>
      </w:r>
    </w:p>
    <w:p w14:paraId="1945CE4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606B2FD"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Any additional work or material required for this project shall be mutually agreed upon between the parties in written form, before such work is started or material is acquired. </w:t>
      </w:r>
    </w:p>
    <w:p w14:paraId="6A0D54CC" w14:textId="77777777" w:rsidR="00F93A98" w:rsidRPr="00BE2142" w:rsidRDefault="00B818CB" w:rsidP="0080369B">
      <w:pPr>
        <w:spacing w:after="0" w:line="259" w:lineRule="auto"/>
        <w:ind w:left="118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C7AFB7D"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50EBB0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12A0CD5" w14:textId="77777777" w:rsidR="00F93A98" w:rsidRPr="00BE2142" w:rsidRDefault="00B818CB" w:rsidP="0080369B">
      <w:pPr>
        <w:spacing w:after="10" w:line="250" w:lineRule="auto"/>
        <w:ind w:left="319" w:right="0" w:hanging="10"/>
        <w:rPr>
          <w:rFonts w:ascii="Times New Roman" w:hAnsi="Times New Roman" w:cs="Times New Roman"/>
          <w:sz w:val="24"/>
          <w:szCs w:val="24"/>
        </w:rPr>
      </w:pPr>
      <w:r w:rsidRPr="00BE2142">
        <w:rPr>
          <w:rFonts w:ascii="Times New Roman" w:hAnsi="Times New Roman" w:cs="Times New Roman"/>
          <w:b/>
          <w:sz w:val="24"/>
          <w:szCs w:val="24"/>
        </w:rPr>
        <w:t>PART III: COMMUNICATIONS</w:t>
      </w:r>
      <w:r w:rsidRPr="00BE2142">
        <w:rPr>
          <w:rFonts w:ascii="Times New Roman" w:hAnsi="Times New Roman" w:cs="Times New Roman"/>
          <w:sz w:val="24"/>
          <w:szCs w:val="24"/>
        </w:rPr>
        <w:t xml:space="preserve"> </w:t>
      </w:r>
    </w:p>
    <w:p w14:paraId="153B029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3DE87EA" w14:textId="77777777" w:rsidR="00F93A98" w:rsidRPr="00BE2142" w:rsidRDefault="00B818CB" w:rsidP="0080369B">
      <w:pPr>
        <w:ind w:left="309" w:right="15"/>
        <w:rPr>
          <w:rFonts w:ascii="Times New Roman" w:hAnsi="Times New Roman" w:cs="Times New Roman"/>
          <w:sz w:val="24"/>
          <w:szCs w:val="24"/>
        </w:rPr>
      </w:pPr>
      <w:r w:rsidRPr="00BE2142">
        <w:rPr>
          <w:rFonts w:ascii="Times New Roman" w:hAnsi="Times New Roman" w:cs="Times New Roman"/>
          <w:sz w:val="24"/>
          <w:szCs w:val="24"/>
        </w:rPr>
        <w:t xml:space="preserve">All communications provided for in this Task Order shall be mailed postage prepaid or by courier and addressed to the respective parties as follows: </w:t>
      </w:r>
    </w:p>
    <w:tbl>
      <w:tblPr>
        <w:tblStyle w:val="TableGrid"/>
        <w:tblpPr w:vertAnchor="text" w:tblpX="324" w:tblpY="-850"/>
        <w:tblOverlap w:val="never"/>
        <w:tblW w:w="6756" w:type="dxa"/>
        <w:tblInd w:w="0" w:type="dxa"/>
        <w:tblCellMar>
          <w:top w:w="56" w:type="dxa"/>
        </w:tblCellMar>
        <w:tblLook w:val="04A0" w:firstRow="1" w:lastRow="0" w:firstColumn="1" w:lastColumn="0" w:noHBand="0" w:noVBand="1"/>
      </w:tblPr>
      <w:tblGrid>
        <w:gridCol w:w="5288"/>
        <w:gridCol w:w="1468"/>
      </w:tblGrid>
      <w:tr w:rsidR="00F93A98" w:rsidRPr="00BE2142" w14:paraId="144EC556" w14:textId="77777777">
        <w:trPr>
          <w:trHeight w:val="844"/>
        </w:trPr>
        <w:tc>
          <w:tcPr>
            <w:tcW w:w="5288" w:type="dxa"/>
            <w:tcBorders>
              <w:top w:val="nil"/>
              <w:left w:val="nil"/>
              <w:bottom w:val="nil"/>
              <w:right w:val="nil"/>
            </w:tcBorders>
          </w:tcPr>
          <w:p w14:paraId="5B10CC8F" w14:textId="77777777" w:rsidR="00F93A98" w:rsidRPr="00BE2142" w:rsidRDefault="00B818CB" w:rsidP="0080369B">
            <w:pPr>
              <w:spacing w:after="71"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E847EC4" w14:textId="77777777" w:rsidR="00F93A98" w:rsidRPr="00BE2142" w:rsidRDefault="00B818CB" w:rsidP="0080369B">
            <w:pPr>
              <w:spacing w:after="0" w:line="259" w:lineRule="auto"/>
              <w:ind w:left="223" w:right="0" w:firstLine="0"/>
              <w:rPr>
                <w:rFonts w:ascii="Times New Roman" w:hAnsi="Times New Roman" w:cs="Times New Roman"/>
                <w:sz w:val="24"/>
                <w:szCs w:val="24"/>
              </w:rPr>
            </w:pPr>
            <w:r w:rsidRPr="00BE2142">
              <w:rPr>
                <w:rFonts w:ascii="Times New Roman" w:hAnsi="Times New Roman" w:cs="Times New Roman"/>
                <w:b/>
                <w:sz w:val="24"/>
                <w:szCs w:val="24"/>
              </w:rPr>
              <w:t>To Novartis:</w:t>
            </w:r>
            <w:r w:rsidRPr="00BE2142">
              <w:rPr>
                <w:rFonts w:ascii="Times New Roman" w:hAnsi="Times New Roman" w:cs="Times New Roman"/>
                <w:sz w:val="24"/>
                <w:szCs w:val="24"/>
              </w:rPr>
              <w:t xml:space="preserve"> </w:t>
            </w:r>
          </w:p>
          <w:p w14:paraId="2BFFDF80" w14:textId="77777777" w:rsidR="00F93A98" w:rsidRPr="00BE2142" w:rsidRDefault="00B818CB" w:rsidP="0080369B">
            <w:pPr>
              <w:spacing w:after="0" w:line="259" w:lineRule="auto"/>
              <w:ind w:left="2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1468" w:type="dxa"/>
            <w:tcBorders>
              <w:top w:val="nil"/>
              <w:left w:val="nil"/>
              <w:bottom w:val="nil"/>
              <w:right w:val="nil"/>
            </w:tcBorders>
            <w:vAlign w:val="bottom"/>
          </w:tcPr>
          <w:p w14:paraId="122DF11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787C78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To Company:</w:t>
            </w:r>
            <w:r w:rsidRPr="00BE2142">
              <w:rPr>
                <w:rFonts w:ascii="Times New Roman" w:hAnsi="Times New Roman" w:cs="Times New Roman"/>
                <w:sz w:val="24"/>
                <w:szCs w:val="24"/>
              </w:rPr>
              <w:t xml:space="preserve"> </w:t>
            </w:r>
          </w:p>
          <w:p w14:paraId="7EFEE97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bl>
    <w:tbl>
      <w:tblPr>
        <w:tblStyle w:val="TableGrid"/>
        <w:tblpPr w:vertAnchor="text" w:tblpX="5675" w:tblpY="-7"/>
        <w:tblOverlap w:val="never"/>
        <w:tblW w:w="806" w:type="dxa"/>
        <w:tblInd w:w="0" w:type="dxa"/>
        <w:tblCellMar>
          <w:top w:w="7" w:type="dxa"/>
        </w:tblCellMar>
        <w:tblLook w:val="04A0" w:firstRow="1" w:lastRow="0" w:firstColumn="1" w:lastColumn="0" w:noHBand="0" w:noVBand="1"/>
      </w:tblPr>
      <w:tblGrid>
        <w:gridCol w:w="374"/>
        <w:gridCol w:w="207"/>
        <w:gridCol w:w="225"/>
      </w:tblGrid>
      <w:tr w:rsidR="00F93A98" w:rsidRPr="00BE2142" w14:paraId="29E9F177" w14:textId="77777777">
        <w:trPr>
          <w:trHeight w:val="254"/>
        </w:trPr>
        <w:tc>
          <w:tcPr>
            <w:tcW w:w="550" w:type="dxa"/>
            <w:gridSpan w:val="2"/>
            <w:tcBorders>
              <w:top w:val="nil"/>
              <w:left w:val="nil"/>
              <w:bottom w:val="nil"/>
              <w:right w:val="nil"/>
            </w:tcBorders>
            <w:shd w:val="clear" w:color="auto" w:fill="FFFF00"/>
          </w:tcPr>
          <w:p w14:paraId="2CF51EBA" w14:textId="77777777" w:rsidR="00F93A98" w:rsidRPr="00BE2142" w:rsidRDefault="00B818CB" w:rsidP="0080369B">
            <w:pPr>
              <w:spacing w:after="0" w:line="259" w:lineRule="auto"/>
              <w:ind w:right="-3" w:firstLine="0"/>
              <w:rPr>
                <w:rFonts w:ascii="Times New Roman" w:hAnsi="Times New Roman" w:cs="Times New Roman"/>
                <w:sz w:val="24"/>
                <w:szCs w:val="24"/>
              </w:rPr>
            </w:pPr>
            <w:r w:rsidRPr="00BE2142">
              <w:rPr>
                <w:rFonts w:ascii="Times New Roman" w:hAnsi="Times New Roman" w:cs="Times New Roman"/>
                <w:sz w:val="24"/>
                <w:szCs w:val="24"/>
              </w:rPr>
              <w:t>name</w:t>
            </w:r>
          </w:p>
        </w:tc>
        <w:tc>
          <w:tcPr>
            <w:tcW w:w="257" w:type="dxa"/>
            <w:vMerge w:val="restart"/>
            <w:tcBorders>
              <w:top w:val="nil"/>
              <w:left w:val="nil"/>
              <w:bottom w:val="nil"/>
              <w:right w:val="nil"/>
            </w:tcBorders>
          </w:tcPr>
          <w:p w14:paraId="52A89F0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50E756D4" w14:textId="77777777">
        <w:trPr>
          <w:trHeight w:val="252"/>
        </w:trPr>
        <w:tc>
          <w:tcPr>
            <w:tcW w:w="343" w:type="dxa"/>
            <w:tcBorders>
              <w:top w:val="nil"/>
              <w:left w:val="nil"/>
              <w:bottom w:val="nil"/>
              <w:right w:val="nil"/>
            </w:tcBorders>
            <w:shd w:val="clear" w:color="auto" w:fill="FFFF00"/>
          </w:tcPr>
          <w:p w14:paraId="0EE129D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title</w:t>
            </w:r>
          </w:p>
        </w:tc>
        <w:tc>
          <w:tcPr>
            <w:tcW w:w="206" w:type="dxa"/>
            <w:tcBorders>
              <w:top w:val="nil"/>
              <w:left w:val="nil"/>
              <w:bottom w:val="nil"/>
              <w:right w:val="nil"/>
            </w:tcBorders>
          </w:tcPr>
          <w:p w14:paraId="6F0FCFA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0" w:type="auto"/>
            <w:vMerge/>
            <w:tcBorders>
              <w:top w:val="nil"/>
              <w:left w:val="nil"/>
              <w:bottom w:val="nil"/>
              <w:right w:val="nil"/>
            </w:tcBorders>
          </w:tcPr>
          <w:p w14:paraId="4C9D7D93"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15B51B30" w14:textId="77777777">
        <w:trPr>
          <w:trHeight w:val="255"/>
        </w:trPr>
        <w:tc>
          <w:tcPr>
            <w:tcW w:w="806" w:type="dxa"/>
            <w:gridSpan w:val="3"/>
            <w:tcBorders>
              <w:top w:val="nil"/>
              <w:left w:val="nil"/>
              <w:bottom w:val="nil"/>
              <w:right w:val="nil"/>
            </w:tcBorders>
            <w:shd w:val="clear" w:color="auto" w:fill="FFFF00"/>
          </w:tcPr>
          <w:p w14:paraId="55FAE878" w14:textId="77777777" w:rsidR="00F93A98" w:rsidRPr="00BE2142" w:rsidRDefault="00B818CB" w:rsidP="0080369B">
            <w:pPr>
              <w:spacing w:after="0" w:line="259" w:lineRule="auto"/>
              <w:ind w:right="-3" w:firstLine="0"/>
              <w:rPr>
                <w:rFonts w:ascii="Times New Roman" w:hAnsi="Times New Roman" w:cs="Times New Roman"/>
                <w:sz w:val="24"/>
                <w:szCs w:val="24"/>
              </w:rPr>
            </w:pPr>
            <w:r w:rsidRPr="00BE2142">
              <w:rPr>
                <w:rFonts w:ascii="Times New Roman" w:hAnsi="Times New Roman" w:cs="Times New Roman"/>
                <w:sz w:val="24"/>
                <w:szCs w:val="24"/>
              </w:rPr>
              <w:t>Address</w:t>
            </w:r>
          </w:p>
        </w:tc>
      </w:tr>
    </w:tbl>
    <w:tbl>
      <w:tblPr>
        <w:tblStyle w:val="TableGrid"/>
        <w:tblpPr w:vertAnchor="text" w:tblpX="610" w:tblpY="-7"/>
        <w:tblOverlap w:val="never"/>
        <w:tblW w:w="806" w:type="dxa"/>
        <w:tblInd w:w="0" w:type="dxa"/>
        <w:tblCellMar>
          <w:top w:w="7" w:type="dxa"/>
        </w:tblCellMar>
        <w:tblLook w:val="04A0" w:firstRow="1" w:lastRow="0" w:firstColumn="1" w:lastColumn="0" w:noHBand="0" w:noVBand="1"/>
      </w:tblPr>
      <w:tblGrid>
        <w:gridCol w:w="374"/>
        <w:gridCol w:w="207"/>
        <w:gridCol w:w="225"/>
      </w:tblGrid>
      <w:tr w:rsidR="00F93A98" w:rsidRPr="00BE2142" w14:paraId="554120AF" w14:textId="77777777">
        <w:trPr>
          <w:trHeight w:val="254"/>
        </w:trPr>
        <w:tc>
          <w:tcPr>
            <w:tcW w:w="550" w:type="dxa"/>
            <w:gridSpan w:val="2"/>
            <w:tcBorders>
              <w:top w:val="nil"/>
              <w:left w:val="nil"/>
              <w:bottom w:val="nil"/>
              <w:right w:val="nil"/>
            </w:tcBorders>
            <w:shd w:val="clear" w:color="auto" w:fill="FFFF00"/>
          </w:tcPr>
          <w:p w14:paraId="5FE0C0E0" w14:textId="77777777" w:rsidR="00F93A98" w:rsidRPr="00BE2142" w:rsidRDefault="00B818CB" w:rsidP="0080369B">
            <w:pPr>
              <w:spacing w:after="0" w:line="259" w:lineRule="auto"/>
              <w:ind w:right="-3" w:firstLine="0"/>
              <w:rPr>
                <w:rFonts w:ascii="Times New Roman" w:hAnsi="Times New Roman" w:cs="Times New Roman"/>
                <w:sz w:val="24"/>
                <w:szCs w:val="24"/>
              </w:rPr>
            </w:pPr>
            <w:r w:rsidRPr="00BE2142">
              <w:rPr>
                <w:rFonts w:ascii="Times New Roman" w:hAnsi="Times New Roman" w:cs="Times New Roman"/>
                <w:sz w:val="24"/>
                <w:szCs w:val="24"/>
              </w:rPr>
              <w:t>name</w:t>
            </w:r>
          </w:p>
        </w:tc>
        <w:tc>
          <w:tcPr>
            <w:tcW w:w="257" w:type="dxa"/>
            <w:vMerge w:val="restart"/>
            <w:tcBorders>
              <w:top w:val="nil"/>
              <w:left w:val="nil"/>
              <w:bottom w:val="nil"/>
              <w:right w:val="nil"/>
            </w:tcBorders>
          </w:tcPr>
          <w:p w14:paraId="4C54334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388A94D2" w14:textId="77777777">
        <w:trPr>
          <w:trHeight w:val="252"/>
        </w:trPr>
        <w:tc>
          <w:tcPr>
            <w:tcW w:w="343" w:type="dxa"/>
            <w:tcBorders>
              <w:top w:val="nil"/>
              <w:left w:val="nil"/>
              <w:bottom w:val="nil"/>
              <w:right w:val="nil"/>
            </w:tcBorders>
            <w:shd w:val="clear" w:color="auto" w:fill="FFFF00"/>
          </w:tcPr>
          <w:p w14:paraId="3E8FC240"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title</w:t>
            </w:r>
          </w:p>
        </w:tc>
        <w:tc>
          <w:tcPr>
            <w:tcW w:w="206" w:type="dxa"/>
            <w:tcBorders>
              <w:top w:val="nil"/>
              <w:left w:val="nil"/>
              <w:bottom w:val="nil"/>
              <w:right w:val="nil"/>
            </w:tcBorders>
          </w:tcPr>
          <w:p w14:paraId="2C1BE19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0" w:type="auto"/>
            <w:vMerge/>
            <w:tcBorders>
              <w:top w:val="nil"/>
              <w:left w:val="nil"/>
              <w:bottom w:val="nil"/>
              <w:right w:val="nil"/>
            </w:tcBorders>
          </w:tcPr>
          <w:p w14:paraId="44A99374"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2B4AA59D" w14:textId="77777777">
        <w:trPr>
          <w:trHeight w:val="255"/>
        </w:trPr>
        <w:tc>
          <w:tcPr>
            <w:tcW w:w="806" w:type="dxa"/>
            <w:gridSpan w:val="3"/>
            <w:tcBorders>
              <w:top w:val="nil"/>
              <w:left w:val="nil"/>
              <w:bottom w:val="nil"/>
              <w:right w:val="nil"/>
            </w:tcBorders>
            <w:shd w:val="clear" w:color="auto" w:fill="FFFF00"/>
          </w:tcPr>
          <w:p w14:paraId="377C014D" w14:textId="77777777" w:rsidR="00F93A98" w:rsidRPr="00BE2142" w:rsidRDefault="00B818CB" w:rsidP="0080369B">
            <w:pPr>
              <w:spacing w:after="0" w:line="259" w:lineRule="auto"/>
              <w:ind w:right="-3" w:firstLine="0"/>
              <w:rPr>
                <w:rFonts w:ascii="Times New Roman" w:hAnsi="Times New Roman" w:cs="Times New Roman"/>
                <w:sz w:val="24"/>
                <w:szCs w:val="24"/>
              </w:rPr>
            </w:pPr>
            <w:r w:rsidRPr="00BE2142">
              <w:rPr>
                <w:rFonts w:ascii="Times New Roman" w:hAnsi="Times New Roman" w:cs="Times New Roman"/>
                <w:sz w:val="24"/>
                <w:szCs w:val="24"/>
              </w:rPr>
              <w:t>Address</w:t>
            </w:r>
          </w:p>
        </w:tc>
      </w:tr>
    </w:tbl>
    <w:p w14:paraId="69C04C2D" w14:textId="77777777" w:rsidR="00F93A98" w:rsidRPr="00BE2142" w:rsidRDefault="00B818CB" w:rsidP="0080369B">
      <w:pPr>
        <w:spacing w:before="6"/>
        <w:ind w:left="548" w:right="3181" w:firstLine="0"/>
        <w:rPr>
          <w:rFonts w:ascii="Times New Roman" w:hAnsi="Times New Roman" w:cs="Times New Roman"/>
          <w:sz w:val="24"/>
          <w:szCs w:val="24"/>
        </w:rPr>
      </w:pPr>
      <w:r w:rsidRPr="00BE2142">
        <w:rPr>
          <w:rFonts w:ascii="Times New Roman" w:hAnsi="Times New Roman" w:cs="Times New Roman"/>
          <w:sz w:val="24"/>
          <w:szCs w:val="24"/>
        </w:rPr>
        <w:t>[[</w:t>
      </w:r>
    </w:p>
    <w:p w14:paraId="113759E1" w14:textId="77777777" w:rsidR="00F93A98" w:rsidRPr="00BE2142" w:rsidRDefault="00B818CB" w:rsidP="0080369B">
      <w:pPr>
        <w:ind w:left="548" w:right="3181" w:firstLine="0"/>
        <w:rPr>
          <w:rFonts w:ascii="Times New Roman" w:hAnsi="Times New Roman" w:cs="Times New Roman"/>
          <w:sz w:val="24"/>
          <w:szCs w:val="24"/>
        </w:rPr>
      </w:pPr>
      <w:r w:rsidRPr="00BE2142">
        <w:rPr>
          <w:rFonts w:ascii="Times New Roman" w:hAnsi="Times New Roman" w:cs="Times New Roman"/>
          <w:sz w:val="24"/>
          <w:szCs w:val="24"/>
        </w:rPr>
        <w:t>[[</w:t>
      </w:r>
    </w:p>
    <w:p w14:paraId="137FC610" w14:textId="77777777" w:rsidR="00F93A98" w:rsidRPr="00BE2142" w:rsidRDefault="00B818CB" w:rsidP="0080369B">
      <w:pPr>
        <w:tabs>
          <w:tab w:val="center" w:pos="1013"/>
          <w:tab w:val="center" w:pos="6078"/>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27DE0591" w14:textId="77777777" w:rsidR="00F93A98" w:rsidRPr="00BE2142" w:rsidRDefault="00B818CB" w:rsidP="0080369B">
      <w:pPr>
        <w:spacing w:after="0" w:line="259" w:lineRule="auto"/>
        <w:ind w:left="548" w:right="2569" w:firstLine="0"/>
        <w:rPr>
          <w:rFonts w:ascii="Times New Roman" w:hAnsi="Times New Roman" w:cs="Times New Roman"/>
          <w:sz w:val="24"/>
          <w:szCs w:val="24"/>
        </w:rPr>
      </w:pPr>
      <w:r w:rsidRPr="00BE2142">
        <w:rPr>
          <w:rFonts w:ascii="Times New Roman" w:hAnsi="Times New Roman" w:cs="Times New Roman"/>
          <w:sz w:val="24"/>
          <w:szCs w:val="24"/>
        </w:rPr>
        <w:t xml:space="preserve">  </w:t>
      </w:r>
    </w:p>
    <w:tbl>
      <w:tblPr>
        <w:tblStyle w:val="TableGrid"/>
        <w:tblpPr w:vertAnchor="text" w:tblpX="5675" w:tblpY="-7"/>
        <w:tblOverlap w:val="never"/>
        <w:tblW w:w="1419" w:type="dxa"/>
        <w:tblInd w:w="0" w:type="dxa"/>
        <w:tblCellMar>
          <w:top w:w="7" w:type="dxa"/>
        </w:tblCellMar>
        <w:tblLook w:val="04A0" w:firstRow="1" w:lastRow="0" w:firstColumn="1" w:lastColumn="0" w:noHBand="0" w:noVBand="1"/>
      </w:tblPr>
      <w:tblGrid>
        <w:gridCol w:w="1102"/>
        <w:gridCol w:w="317"/>
      </w:tblGrid>
      <w:tr w:rsidR="00F93A98" w:rsidRPr="00BE2142" w14:paraId="086C647E" w14:textId="77777777">
        <w:trPr>
          <w:trHeight w:val="252"/>
        </w:trPr>
        <w:tc>
          <w:tcPr>
            <w:tcW w:w="1419" w:type="dxa"/>
            <w:gridSpan w:val="2"/>
            <w:tcBorders>
              <w:top w:val="nil"/>
              <w:left w:val="nil"/>
              <w:bottom w:val="nil"/>
              <w:right w:val="nil"/>
            </w:tcBorders>
            <w:shd w:val="clear" w:color="auto" w:fill="FFFF00"/>
          </w:tcPr>
          <w:p w14:paraId="0B885688" w14:textId="77777777" w:rsidR="00F93A98" w:rsidRPr="00BE2142" w:rsidRDefault="00B818CB" w:rsidP="0080369B">
            <w:pPr>
              <w:spacing w:after="0" w:line="259" w:lineRule="auto"/>
              <w:ind w:right="-1" w:firstLine="0"/>
              <w:rPr>
                <w:rFonts w:ascii="Times New Roman" w:hAnsi="Times New Roman" w:cs="Times New Roman"/>
                <w:sz w:val="24"/>
                <w:szCs w:val="24"/>
              </w:rPr>
            </w:pPr>
            <w:r w:rsidRPr="00BE2142">
              <w:rPr>
                <w:rFonts w:ascii="Times New Roman" w:hAnsi="Times New Roman" w:cs="Times New Roman"/>
                <w:sz w:val="24"/>
                <w:szCs w:val="24"/>
              </w:rPr>
              <w:t>phone number</w:t>
            </w:r>
          </w:p>
        </w:tc>
      </w:tr>
      <w:tr w:rsidR="00F93A98" w:rsidRPr="00BE2142" w14:paraId="105F09AB" w14:textId="77777777">
        <w:trPr>
          <w:trHeight w:val="254"/>
        </w:trPr>
        <w:tc>
          <w:tcPr>
            <w:tcW w:w="1102" w:type="dxa"/>
            <w:tcBorders>
              <w:top w:val="nil"/>
              <w:left w:val="nil"/>
              <w:bottom w:val="nil"/>
              <w:right w:val="nil"/>
            </w:tcBorders>
            <w:shd w:val="clear" w:color="auto" w:fill="FFFF00"/>
          </w:tcPr>
          <w:p w14:paraId="4157FB6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fax number</w:t>
            </w:r>
          </w:p>
        </w:tc>
        <w:tc>
          <w:tcPr>
            <w:tcW w:w="317" w:type="dxa"/>
            <w:tcBorders>
              <w:top w:val="nil"/>
              <w:left w:val="nil"/>
              <w:bottom w:val="nil"/>
              <w:right w:val="nil"/>
            </w:tcBorders>
          </w:tcPr>
          <w:p w14:paraId="6753AE9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bl>
    <w:tbl>
      <w:tblPr>
        <w:tblStyle w:val="TableGrid"/>
        <w:tblpPr w:vertAnchor="text" w:tblpX="610" w:tblpY="-7"/>
        <w:tblOverlap w:val="never"/>
        <w:tblW w:w="1418" w:type="dxa"/>
        <w:tblInd w:w="0" w:type="dxa"/>
        <w:tblCellMar>
          <w:top w:w="7" w:type="dxa"/>
        </w:tblCellMar>
        <w:tblLook w:val="04A0" w:firstRow="1" w:lastRow="0" w:firstColumn="1" w:lastColumn="0" w:noHBand="0" w:noVBand="1"/>
      </w:tblPr>
      <w:tblGrid>
        <w:gridCol w:w="1101"/>
        <w:gridCol w:w="317"/>
      </w:tblGrid>
      <w:tr w:rsidR="00F93A98" w:rsidRPr="00BE2142" w14:paraId="63FE133E" w14:textId="77777777">
        <w:trPr>
          <w:trHeight w:val="252"/>
        </w:trPr>
        <w:tc>
          <w:tcPr>
            <w:tcW w:w="1418" w:type="dxa"/>
            <w:gridSpan w:val="2"/>
            <w:tcBorders>
              <w:top w:val="nil"/>
              <w:left w:val="nil"/>
              <w:bottom w:val="nil"/>
              <w:right w:val="nil"/>
            </w:tcBorders>
            <w:shd w:val="clear" w:color="auto" w:fill="FFFF00"/>
          </w:tcPr>
          <w:p w14:paraId="29029AEC" w14:textId="77777777" w:rsidR="00F93A98" w:rsidRPr="00BE2142" w:rsidRDefault="00B818CB" w:rsidP="0080369B">
            <w:pPr>
              <w:spacing w:after="0" w:line="259" w:lineRule="auto"/>
              <w:ind w:right="-2" w:firstLine="0"/>
              <w:rPr>
                <w:rFonts w:ascii="Times New Roman" w:hAnsi="Times New Roman" w:cs="Times New Roman"/>
                <w:sz w:val="24"/>
                <w:szCs w:val="24"/>
              </w:rPr>
            </w:pPr>
            <w:r w:rsidRPr="00BE2142">
              <w:rPr>
                <w:rFonts w:ascii="Times New Roman" w:hAnsi="Times New Roman" w:cs="Times New Roman"/>
                <w:sz w:val="24"/>
                <w:szCs w:val="24"/>
              </w:rPr>
              <w:t>phone number</w:t>
            </w:r>
          </w:p>
        </w:tc>
      </w:tr>
      <w:tr w:rsidR="00F93A98" w:rsidRPr="00BE2142" w14:paraId="2BF2870C" w14:textId="77777777">
        <w:trPr>
          <w:trHeight w:val="254"/>
        </w:trPr>
        <w:tc>
          <w:tcPr>
            <w:tcW w:w="1102" w:type="dxa"/>
            <w:tcBorders>
              <w:top w:val="nil"/>
              <w:left w:val="nil"/>
              <w:bottom w:val="nil"/>
              <w:right w:val="nil"/>
            </w:tcBorders>
            <w:shd w:val="clear" w:color="auto" w:fill="FFFF00"/>
          </w:tcPr>
          <w:p w14:paraId="2535249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fax number</w:t>
            </w:r>
          </w:p>
        </w:tc>
        <w:tc>
          <w:tcPr>
            <w:tcW w:w="317" w:type="dxa"/>
            <w:tcBorders>
              <w:top w:val="nil"/>
              <w:left w:val="nil"/>
              <w:bottom w:val="nil"/>
              <w:right w:val="nil"/>
            </w:tcBorders>
          </w:tcPr>
          <w:p w14:paraId="02CA74E1"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bl>
    <w:p w14:paraId="1233B0C1" w14:textId="77777777" w:rsidR="00F93A98" w:rsidRPr="00BE2142" w:rsidRDefault="00B818CB" w:rsidP="0080369B">
      <w:pPr>
        <w:tabs>
          <w:tab w:val="center" w:pos="1319"/>
          <w:tab w:val="center" w:pos="6384"/>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64109AFA" w14:textId="77777777" w:rsidR="00F93A98" w:rsidRPr="00BE2142" w:rsidRDefault="00B818CB" w:rsidP="0080369B">
      <w:pPr>
        <w:ind w:left="548" w:right="2569" w:firstLine="0"/>
        <w:rPr>
          <w:rFonts w:ascii="Times New Roman" w:hAnsi="Times New Roman" w:cs="Times New Roman"/>
          <w:sz w:val="24"/>
          <w:szCs w:val="24"/>
        </w:rPr>
      </w:pPr>
      <w:r w:rsidRPr="00BE2142">
        <w:rPr>
          <w:rFonts w:ascii="Times New Roman" w:hAnsi="Times New Roman" w:cs="Times New Roman"/>
          <w:sz w:val="24"/>
          <w:szCs w:val="24"/>
        </w:rPr>
        <w:t>[[</w:t>
      </w:r>
    </w:p>
    <w:p w14:paraId="6C1651DE" w14:textId="77777777" w:rsidR="00F93A98" w:rsidRPr="00BE2142" w:rsidRDefault="00B818CB" w:rsidP="0080369B">
      <w:pPr>
        <w:spacing w:after="28" w:line="259" w:lineRule="auto"/>
        <w:ind w:left="54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2F4FA4D1"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D72A07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18209EF"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The parties hereto have caused this Task Order to be executed by their respective duly authorized representatives as of the day and year first above written. </w:t>
      </w:r>
    </w:p>
    <w:p w14:paraId="04C3EB7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B2D25AB" w14:textId="77777777" w:rsidR="00F93A98" w:rsidRPr="00BE2142" w:rsidRDefault="00B818CB" w:rsidP="0080369B">
      <w:pPr>
        <w:spacing w:after="11"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E0B1179" w14:textId="77777777" w:rsidR="00F93A98" w:rsidRPr="00BE2142" w:rsidRDefault="00B818CB" w:rsidP="0080369B">
      <w:pPr>
        <w:tabs>
          <w:tab w:val="center" w:pos="1395"/>
          <w:tab w:val="center" w:pos="6546"/>
          <w:tab w:val="center" w:pos="8246"/>
        </w:tabs>
        <w:spacing w:after="10" w:line="250" w:lineRule="auto"/>
        <w:ind w:right="0" w:firstLine="0"/>
        <w:rPr>
          <w:rFonts w:ascii="Times New Roman" w:hAnsi="Times New Roman" w:cs="Times New Roman"/>
          <w:sz w:val="24"/>
          <w:szCs w:val="24"/>
        </w:rPr>
      </w:pPr>
      <w:r w:rsidRPr="00BE2142">
        <w:rPr>
          <w:rFonts w:ascii="Times New Roman" w:eastAsia="Calibri" w:hAnsi="Times New Roman" w:cs="Times New Roman"/>
          <w:noProof/>
          <w:sz w:val="24"/>
          <w:szCs w:val="24"/>
        </w:rPr>
        <mc:AlternateContent>
          <mc:Choice Requires="wpg">
            <w:drawing>
              <wp:anchor distT="0" distB="0" distL="114300" distR="114300" simplePos="0" relativeHeight="251670528" behindDoc="1" locked="0" layoutInCell="1" allowOverlap="1" wp14:anchorId="21F77E60" wp14:editId="2EB7FBD2">
                <wp:simplePos x="0" y="0"/>
                <wp:positionH relativeFrom="column">
                  <wp:posOffset>187757</wp:posOffset>
                </wp:positionH>
                <wp:positionV relativeFrom="paragraph">
                  <wp:posOffset>-15901</wp:posOffset>
                </wp:positionV>
                <wp:extent cx="5947919" cy="169164"/>
                <wp:effectExtent l="0" t="0" r="0" b="0"/>
                <wp:wrapNone/>
                <wp:docPr id="74883" name="Group 74883"/>
                <wp:cNvGraphicFramePr/>
                <a:graphic xmlns:a="http://schemas.openxmlformats.org/drawingml/2006/main">
                  <a:graphicData uri="http://schemas.microsoft.com/office/word/2010/wordprocessingGroup">
                    <wpg:wgp>
                      <wpg:cNvGrpSpPr/>
                      <wpg:grpSpPr>
                        <a:xfrm>
                          <a:off x="0" y="0"/>
                          <a:ext cx="5947919" cy="169164"/>
                          <a:chOff x="0" y="0"/>
                          <a:chExt cx="5947919" cy="169164"/>
                        </a:xfrm>
                      </wpg:grpSpPr>
                      <wps:wsp>
                        <wps:cNvPr id="81728" name="Shape 81728"/>
                        <wps:cNvSpPr/>
                        <wps:spPr>
                          <a:xfrm>
                            <a:off x="3266516" y="0"/>
                            <a:ext cx="1405382" cy="160020"/>
                          </a:xfrm>
                          <a:custGeom>
                            <a:avLst/>
                            <a:gdLst/>
                            <a:ahLst/>
                            <a:cxnLst/>
                            <a:rect l="0" t="0" r="0" b="0"/>
                            <a:pathLst>
                              <a:path w="1405382" h="160020">
                                <a:moveTo>
                                  <a:pt x="0" y="0"/>
                                </a:moveTo>
                                <a:lnTo>
                                  <a:pt x="1405382" y="0"/>
                                </a:lnTo>
                                <a:lnTo>
                                  <a:pt x="1405382"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81729" name="Shape 81729"/>
                        <wps:cNvSpPr/>
                        <wps:spPr>
                          <a:xfrm>
                            <a:off x="0" y="160020"/>
                            <a:ext cx="5947919" cy="9144"/>
                          </a:xfrm>
                          <a:custGeom>
                            <a:avLst/>
                            <a:gdLst/>
                            <a:ahLst/>
                            <a:cxnLst/>
                            <a:rect l="0" t="0" r="0" b="0"/>
                            <a:pathLst>
                              <a:path w="5947919" h="9144">
                                <a:moveTo>
                                  <a:pt x="0" y="0"/>
                                </a:moveTo>
                                <a:lnTo>
                                  <a:pt x="5947919" y="0"/>
                                </a:lnTo>
                                <a:lnTo>
                                  <a:pt x="594791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7A71068" id="Group 74883" o:spid="_x0000_s1026" style="position:absolute;margin-left:14.8pt;margin-top:-1.25pt;width:468.35pt;height:13.3pt;z-index:-251645952" coordsize="59479,1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">
                <v:shape id="Shape 81728" o:spid="_x0000_s1027" style="position:absolute;left:32665;width:14053;height:1600;visibility:visible;mso-wrap-style:square;v-text-anchor:top" coordsize="1405382,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" path="m,l1405382,r,160020l,160020,,e" fillcolor="yellow" stroked="f" strokeweight="0">
                  <v:stroke miterlimit="83231f" joinstyle="miter"/>
                  <v:path arrowok="t" textboxrect="0,0,1405382,160020"/>
                </v:shape>
                <v:shape id="Shape 81729" o:spid="_x0000_s1028" style="position:absolute;top:1600;width:59479;height:91;visibility:visible;mso-wrap-style:square;v-text-anchor:top" coordsize="59479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" path="m,l5947919,r,9144l,9144,,e" stroked="f" strokeweight="0">
                  <v:stroke miterlimit="83231f" joinstyle="miter"/>
                  <v:path arrowok="t" textboxrect="0,0,5947919,9144"/>
                </v:shape>
              </v:group>
            </w:pict>
          </mc:Fallback>
        </mc:AlternateContent>
      </w:r>
      <w:r w:rsidRPr="00BE2142">
        <w:rPr>
          <w:rFonts w:ascii="Times New Roman" w:eastAsia="Calibri" w:hAnsi="Times New Roman" w:cs="Times New Roman"/>
          <w:sz w:val="24"/>
          <w:szCs w:val="24"/>
        </w:rPr>
        <w:tab/>
      </w:r>
      <w:r w:rsidRPr="00BE2142">
        <w:rPr>
          <w:rFonts w:ascii="Times New Roman" w:hAnsi="Times New Roman" w:cs="Times New Roman"/>
          <w:b/>
          <w:sz w:val="24"/>
          <w:szCs w:val="24"/>
        </w:rPr>
        <w:t xml:space="preserve">Novartis Pharma AG </w:t>
      </w:r>
      <w:r w:rsidRPr="00BE2142">
        <w:rPr>
          <w:rFonts w:ascii="Times New Roman" w:hAnsi="Times New Roman" w:cs="Times New Roman"/>
          <w:b/>
          <w:sz w:val="24"/>
          <w:szCs w:val="24"/>
        </w:rPr>
        <w:tab/>
        <w:t xml:space="preserve">[Company’s full name] </w:t>
      </w:r>
      <w:r w:rsidRPr="00BE2142">
        <w:rPr>
          <w:rFonts w:ascii="Times New Roman" w:hAnsi="Times New Roman" w:cs="Times New Roman"/>
          <w:b/>
          <w:sz w:val="24"/>
          <w:szCs w:val="24"/>
        </w:rPr>
        <w:tab/>
        <w:t xml:space="preserve"> </w:t>
      </w:r>
    </w:p>
    <w:p w14:paraId="49AA2EA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0CC21B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2357484" w14:textId="77777777" w:rsidR="00F93A98" w:rsidRPr="00BE2142" w:rsidRDefault="00B818CB" w:rsidP="0080369B">
      <w:pPr>
        <w:tabs>
          <w:tab w:val="center" w:pos="2283"/>
          <w:tab w:val="center" w:pos="6788"/>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________________________________ </w:t>
      </w:r>
      <w:r w:rsidRPr="00BE2142">
        <w:rPr>
          <w:rFonts w:ascii="Times New Roman" w:hAnsi="Times New Roman" w:cs="Times New Roman"/>
          <w:sz w:val="24"/>
          <w:szCs w:val="24"/>
        </w:rPr>
        <w:tab/>
        <w:t xml:space="preserve">___________________________________ </w:t>
      </w:r>
    </w:p>
    <w:p w14:paraId="67C3D766" w14:textId="77777777" w:rsidR="00F93A98" w:rsidRPr="00BE2142" w:rsidRDefault="00B818CB" w:rsidP="0080369B">
      <w:pPr>
        <w:tabs>
          <w:tab w:val="center" w:pos="906"/>
          <w:tab w:val="center" w:pos="1764"/>
          <w:tab w:val="center" w:pos="2485"/>
          <w:tab w:val="center" w:pos="3205"/>
          <w:tab w:val="center" w:pos="3925"/>
          <w:tab w:val="center" w:pos="4645"/>
          <w:tab w:val="center" w:pos="5947"/>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rPr>
        <w:t>place/date</w:t>
      </w:r>
      <w:proofErr w:type="gramEnd"/>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w:t>
      </w:r>
      <w:proofErr w:type="gramStart"/>
      <w:r w:rsidRPr="00BE2142">
        <w:rPr>
          <w:rFonts w:ascii="Times New Roman" w:hAnsi="Times New Roman" w:cs="Times New Roman"/>
          <w:sz w:val="24"/>
          <w:szCs w:val="24"/>
        </w:rPr>
        <w:t>place/date</w:t>
      </w:r>
      <w:proofErr w:type="gramEnd"/>
      <w:r w:rsidRPr="00BE2142">
        <w:rPr>
          <w:rFonts w:ascii="Times New Roman" w:hAnsi="Times New Roman" w:cs="Times New Roman"/>
          <w:sz w:val="24"/>
          <w:szCs w:val="24"/>
        </w:rPr>
        <w:t xml:space="preserve">) </w:t>
      </w:r>
    </w:p>
    <w:p w14:paraId="5F2B5006"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BA9EC92" w14:textId="77777777" w:rsidR="00F93A98" w:rsidRPr="00BE2142" w:rsidRDefault="00B818CB" w:rsidP="0080369B">
      <w:pPr>
        <w:tabs>
          <w:tab w:val="center" w:pos="2344"/>
          <w:tab w:val="center" w:pos="6788"/>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_________________________________ </w:t>
      </w:r>
      <w:r w:rsidRPr="00BE2142">
        <w:rPr>
          <w:rFonts w:ascii="Times New Roman" w:hAnsi="Times New Roman" w:cs="Times New Roman"/>
          <w:sz w:val="24"/>
          <w:szCs w:val="24"/>
        </w:rPr>
        <w:tab/>
        <w:t xml:space="preserve">___________________________________ </w:t>
      </w:r>
    </w:p>
    <w:p w14:paraId="60E55037"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rPr>
        <w:t>signature</w:t>
      </w:r>
      <w:proofErr w:type="gramEnd"/>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w:t>
      </w:r>
      <w:proofErr w:type="gramStart"/>
      <w:r w:rsidRPr="00BE2142">
        <w:rPr>
          <w:rFonts w:ascii="Times New Roman" w:hAnsi="Times New Roman" w:cs="Times New Roman"/>
          <w:sz w:val="24"/>
          <w:szCs w:val="24"/>
        </w:rPr>
        <w:t>signature</w:t>
      </w:r>
      <w:proofErr w:type="gramEnd"/>
      <w:r w:rsidRPr="00BE2142">
        <w:rPr>
          <w:rFonts w:ascii="Times New Roman" w:hAnsi="Times New Roman" w:cs="Times New Roman"/>
          <w:sz w:val="24"/>
          <w:szCs w:val="24"/>
        </w:rPr>
        <w:t xml:space="preserve">) ________________________________ </w:t>
      </w:r>
      <w:r w:rsidRPr="00BE2142">
        <w:rPr>
          <w:rFonts w:ascii="Times New Roman" w:hAnsi="Times New Roman" w:cs="Times New Roman"/>
          <w:sz w:val="24"/>
          <w:szCs w:val="24"/>
        </w:rPr>
        <w:tab/>
        <w:t xml:space="preserve">___________________________________ </w:t>
      </w:r>
    </w:p>
    <w:p w14:paraId="58432A24" w14:textId="77777777" w:rsidR="00F93A98" w:rsidRPr="00BE2142" w:rsidRDefault="00B818CB" w:rsidP="0080369B">
      <w:pPr>
        <w:tabs>
          <w:tab w:val="center" w:pos="1040"/>
          <w:tab w:val="center" w:pos="2485"/>
          <w:tab w:val="center" w:pos="3205"/>
          <w:tab w:val="center" w:pos="3925"/>
          <w:tab w:val="center" w:pos="4645"/>
          <w:tab w:val="center" w:pos="6081"/>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rPr>
        <w:t>name</w:t>
      </w:r>
      <w:proofErr w:type="gramEnd"/>
      <w:r w:rsidRPr="00BE2142">
        <w:rPr>
          <w:rFonts w:ascii="Times New Roman" w:hAnsi="Times New Roman" w:cs="Times New Roman"/>
          <w:sz w:val="24"/>
          <w:szCs w:val="24"/>
        </w:rPr>
        <w:t xml:space="preserve"> printed)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w:t>
      </w:r>
      <w:proofErr w:type="gramStart"/>
      <w:r w:rsidRPr="00BE2142">
        <w:rPr>
          <w:rFonts w:ascii="Times New Roman" w:hAnsi="Times New Roman" w:cs="Times New Roman"/>
          <w:sz w:val="24"/>
          <w:szCs w:val="24"/>
        </w:rPr>
        <w:t>name</w:t>
      </w:r>
      <w:proofErr w:type="gramEnd"/>
      <w:r w:rsidRPr="00BE2142">
        <w:rPr>
          <w:rFonts w:ascii="Times New Roman" w:hAnsi="Times New Roman" w:cs="Times New Roman"/>
          <w:sz w:val="24"/>
          <w:szCs w:val="24"/>
        </w:rPr>
        <w:t xml:space="preserve"> printed) </w:t>
      </w:r>
    </w:p>
    <w:p w14:paraId="23B490F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129AD5E" w14:textId="77777777" w:rsidR="00F93A98" w:rsidRPr="00BE2142" w:rsidRDefault="00B818CB" w:rsidP="0080369B">
      <w:pPr>
        <w:tabs>
          <w:tab w:val="center" w:pos="2344"/>
          <w:tab w:val="center" w:pos="6788"/>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_________________________________ </w:t>
      </w:r>
      <w:r w:rsidRPr="00BE2142">
        <w:rPr>
          <w:rFonts w:ascii="Times New Roman" w:hAnsi="Times New Roman" w:cs="Times New Roman"/>
          <w:sz w:val="24"/>
          <w:szCs w:val="24"/>
        </w:rPr>
        <w:tab/>
        <w:t xml:space="preserve">___________________________________ </w:t>
      </w:r>
    </w:p>
    <w:p w14:paraId="16ECC8FE" w14:textId="77777777" w:rsidR="00F93A98" w:rsidRPr="00BE2142" w:rsidRDefault="00B818CB" w:rsidP="0080369B">
      <w:pPr>
        <w:tabs>
          <w:tab w:val="center" w:pos="570"/>
          <w:tab w:val="center" w:pos="1764"/>
          <w:tab w:val="center" w:pos="2485"/>
          <w:tab w:val="center" w:pos="3205"/>
          <w:tab w:val="center" w:pos="3925"/>
          <w:tab w:val="center" w:pos="4645"/>
          <w:tab w:val="center" w:pos="5611"/>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rPr>
        <w:t>title</w:t>
      </w:r>
      <w:proofErr w:type="gramEnd"/>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w:t>
      </w:r>
      <w:proofErr w:type="gramStart"/>
      <w:r w:rsidRPr="00BE2142">
        <w:rPr>
          <w:rFonts w:ascii="Times New Roman" w:hAnsi="Times New Roman" w:cs="Times New Roman"/>
          <w:sz w:val="24"/>
          <w:szCs w:val="24"/>
        </w:rPr>
        <w:t>title</w:t>
      </w:r>
      <w:proofErr w:type="gramEnd"/>
      <w:r w:rsidRPr="00BE2142">
        <w:rPr>
          <w:rFonts w:ascii="Times New Roman" w:hAnsi="Times New Roman" w:cs="Times New Roman"/>
          <w:sz w:val="24"/>
          <w:szCs w:val="24"/>
        </w:rPr>
        <w:t xml:space="preserve">) </w:t>
      </w:r>
    </w:p>
    <w:p w14:paraId="14E76396"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BE42486"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A59D08B" w14:textId="77777777" w:rsidR="00F93A98" w:rsidRPr="00BE2142" w:rsidRDefault="00B818CB" w:rsidP="0080369B">
      <w:pPr>
        <w:tabs>
          <w:tab w:val="center" w:pos="2283"/>
          <w:tab w:val="center" w:pos="4645"/>
          <w:tab w:val="center" w:pos="5365"/>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________________________________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72A2303F" w14:textId="77777777" w:rsidR="00F93A98" w:rsidRPr="00BE2142" w:rsidRDefault="00B818CB" w:rsidP="0080369B">
      <w:pPr>
        <w:tabs>
          <w:tab w:val="center" w:pos="906"/>
          <w:tab w:val="center" w:pos="1764"/>
          <w:tab w:val="center" w:pos="2485"/>
          <w:tab w:val="center" w:pos="3205"/>
          <w:tab w:val="center" w:pos="3925"/>
          <w:tab w:val="center" w:pos="4645"/>
          <w:tab w:val="center" w:pos="5365"/>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rPr>
        <w:t>place/date</w:t>
      </w:r>
      <w:proofErr w:type="gramEnd"/>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5321D33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3B1391A" w14:textId="77777777" w:rsidR="00F93A98" w:rsidRPr="00BE2142" w:rsidRDefault="00B818CB" w:rsidP="0080369B">
      <w:pPr>
        <w:tabs>
          <w:tab w:val="center" w:pos="2344"/>
          <w:tab w:val="center" w:pos="4645"/>
          <w:tab w:val="center" w:pos="5365"/>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_________________________________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50E87CE6" w14:textId="77777777" w:rsidR="00F93A98" w:rsidRPr="00BE2142" w:rsidRDefault="00B818CB" w:rsidP="0080369B">
      <w:pPr>
        <w:tabs>
          <w:tab w:val="center" w:pos="851"/>
          <w:tab w:val="center" w:pos="1764"/>
          <w:tab w:val="center" w:pos="2485"/>
          <w:tab w:val="center" w:pos="3205"/>
          <w:tab w:val="center" w:pos="3925"/>
          <w:tab w:val="center" w:pos="4645"/>
          <w:tab w:val="center" w:pos="5365"/>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rPr>
        <w:t>signature</w:t>
      </w:r>
      <w:proofErr w:type="gramEnd"/>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020C775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34A509E" w14:textId="77777777" w:rsidR="00F93A98" w:rsidRPr="00BE2142" w:rsidRDefault="00B818CB" w:rsidP="0080369B">
      <w:pPr>
        <w:tabs>
          <w:tab w:val="center" w:pos="2283"/>
          <w:tab w:val="center" w:pos="4645"/>
          <w:tab w:val="center" w:pos="5365"/>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________________________________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45039059" w14:textId="77777777" w:rsidR="00F93A98" w:rsidRPr="00BE2142" w:rsidRDefault="00B818CB" w:rsidP="0080369B">
      <w:pPr>
        <w:tabs>
          <w:tab w:val="center" w:pos="1040"/>
          <w:tab w:val="center" w:pos="2485"/>
          <w:tab w:val="center" w:pos="3205"/>
          <w:tab w:val="center" w:pos="3925"/>
          <w:tab w:val="center" w:pos="4645"/>
          <w:tab w:val="center" w:pos="5365"/>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rPr>
        <w:t>name</w:t>
      </w:r>
      <w:proofErr w:type="gramEnd"/>
      <w:r w:rsidRPr="00BE2142">
        <w:rPr>
          <w:rFonts w:ascii="Times New Roman" w:hAnsi="Times New Roman" w:cs="Times New Roman"/>
          <w:sz w:val="24"/>
          <w:szCs w:val="24"/>
        </w:rPr>
        <w:t xml:space="preserve"> printed)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34C573BC"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5F5BF21" w14:textId="77777777" w:rsidR="00F93A98" w:rsidRPr="00BE2142" w:rsidRDefault="00B818CB" w:rsidP="0080369B">
      <w:pPr>
        <w:tabs>
          <w:tab w:val="center" w:pos="2344"/>
          <w:tab w:val="center" w:pos="4645"/>
          <w:tab w:val="center" w:pos="5365"/>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_________________________________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0FB20193" w14:textId="77777777" w:rsidR="00F93A98" w:rsidRPr="00BE2142" w:rsidRDefault="00B818CB" w:rsidP="0080369B">
      <w:pPr>
        <w:tabs>
          <w:tab w:val="center" w:pos="570"/>
          <w:tab w:val="center" w:pos="1764"/>
          <w:tab w:val="center" w:pos="2485"/>
          <w:tab w:val="center" w:pos="3205"/>
          <w:tab w:val="center" w:pos="3925"/>
          <w:tab w:val="center" w:pos="4645"/>
          <w:tab w:val="center" w:pos="5365"/>
        </w:tabs>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rPr>
        <w:t>title</w:t>
      </w:r>
      <w:proofErr w:type="gramEnd"/>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3AF31ACD"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B57FF5E"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19EC8B46" w14:textId="77777777" w:rsidR="00F93A98" w:rsidRPr="00BE2142" w:rsidRDefault="00B818CB" w:rsidP="0080369B">
      <w:pPr>
        <w:spacing w:after="213"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2A7B2E8"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br w:type="page"/>
      </w:r>
    </w:p>
    <w:p w14:paraId="168723C8" w14:textId="77777777" w:rsidR="00F93A98" w:rsidRPr="00BE2142" w:rsidRDefault="00B818CB" w:rsidP="0080369B">
      <w:pPr>
        <w:spacing w:after="0" w:line="259" w:lineRule="auto"/>
        <w:ind w:left="795" w:right="489" w:hanging="10"/>
        <w:rPr>
          <w:rFonts w:ascii="Times New Roman" w:hAnsi="Times New Roman" w:cs="Times New Roman"/>
          <w:sz w:val="24"/>
          <w:szCs w:val="24"/>
        </w:rPr>
      </w:pPr>
      <w:r w:rsidRPr="00BE2142">
        <w:rPr>
          <w:rFonts w:ascii="Times New Roman" w:hAnsi="Times New Roman" w:cs="Times New Roman"/>
          <w:b/>
          <w:i/>
          <w:sz w:val="24"/>
          <w:szCs w:val="24"/>
        </w:rPr>
        <w:t xml:space="preserve">Exhibit B: </w:t>
      </w:r>
    </w:p>
    <w:p w14:paraId="59747DA8"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6505733D" w14:textId="77777777" w:rsidR="00F93A98" w:rsidRPr="00BE2142" w:rsidRDefault="00B818CB" w:rsidP="0080369B">
      <w:pPr>
        <w:spacing w:after="2" w:line="259" w:lineRule="auto"/>
        <w:ind w:left="508" w:right="201" w:hanging="10"/>
        <w:rPr>
          <w:rFonts w:ascii="Times New Roman" w:hAnsi="Times New Roman" w:cs="Times New Roman"/>
          <w:sz w:val="24"/>
          <w:szCs w:val="24"/>
        </w:rPr>
      </w:pPr>
      <w:r w:rsidRPr="00BE2142">
        <w:rPr>
          <w:rFonts w:ascii="Times New Roman" w:hAnsi="Times New Roman" w:cs="Times New Roman"/>
          <w:b/>
          <w:sz w:val="24"/>
          <w:szCs w:val="24"/>
        </w:rPr>
        <w:t xml:space="preserve">Good Scientific Practice Rules for non-GxP related Services </w:t>
      </w:r>
    </w:p>
    <w:p w14:paraId="1D22E9DE"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5F72A30B"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4BE5BC14" w14:textId="77777777" w:rsidR="00F93A98" w:rsidRPr="00BE2142" w:rsidRDefault="00B818CB" w:rsidP="0080369B">
      <w:pPr>
        <w:ind w:left="309" w:right="15" w:firstLine="0"/>
        <w:rPr>
          <w:rFonts w:ascii="Times New Roman" w:hAnsi="Times New Roman" w:cs="Times New Roman"/>
          <w:sz w:val="24"/>
          <w:szCs w:val="24"/>
        </w:rPr>
      </w:pPr>
      <w:r w:rsidRPr="00BE2142">
        <w:rPr>
          <w:rFonts w:ascii="Times New Roman" w:hAnsi="Times New Roman" w:cs="Times New Roman"/>
          <w:sz w:val="24"/>
          <w:szCs w:val="24"/>
        </w:rPr>
        <w:t xml:space="preserve">For the purposes of this Exhibit B, references to NOVARTIS shall be deemed references to Novartis and references to ORGANIZATION shall be deemed references to Company. </w:t>
      </w:r>
    </w:p>
    <w:p w14:paraId="476D385C" w14:textId="77777777" w:rsidR="00F93A98" w:rsidRPr="00BE2142" w:rsidRDefault="00B818CB" w:rsidP="0080369B">
      <w:pPr>
        <w:spacing w:after="22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4180D3E" w14:textId="77777777" w:rsidR="00F93A98" w:rsidRPr="00BE2142" w:rsidRDefault="00B818CB" w:rsidP="0080369B">
      <w:pPr>
        <w:pStyle w:val="Heading1"/>
        <w:spacing w:after="237"/>
        <w:ind w:left="679"/>
        <w:jc w:val="both"/>
        <w:rPr>
          <w:rFonts w:ascii="Times New Roman" w:hAnsi="Times New Roman" w:cs="Times New Roman"/>
          <w:sz w:val="24"/>
          <w:szCs w:val="24"/>
        </w:rPr>
      </w:pPr>
      <w:r w:rsidRPr="00BE2142">
        <w:rPr>
          <w:rFonts w:ascii="Times New Roman" w:hAnsi="Times New Roman" w:cs="Times New Roman"/>
          <w:sz w:val="24"/>
          <w:szCs w:val="24"/>
        </w:rPr>
        <w:t xml:space="preserve">1. Purpose and Scope </w:t>
      </w:r>
    </w:p>
    <w:p w14:paraId="69C0EBF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color w:val="045FA9"/>
          <w:sz w:val="24"/>
          <w:szCs w:val="24"/>
        </w:rPr>
        <w:t xml:space="preserve"> </w:t>
      </w:r>
    </w:p>
    <w:p w14:paraId="2929913D"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In line with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mission and vision, an Integrity Standard for Research called </w:t>
      </w:r>
      <w:r w:rsidRPr="00BE2142">
        <w:rPr>
          <w:rFonts w:ascii="Times New Roman" w:hAnsi="Times New Roman" w:cs="Times New Roman"/>
          <w:b/>
          <w:color w:val="0460A9"/>
          <w:sz w:val="24"/>
          <w:szCs w:val="24"/>
        </w:rPr>
        <w:t xml:space="preserve">NIBRIS (NIBR* Integrity Standard) </w:t>
      </w:r>
      <w:r w:rsidRPr="00BE2142">
        <w:rPr>
          <w:rFonts w:ascii="Times New Roman" w:hAnsi="Times New Roman" w:cs="Times New Roman"/>
          <w:sz w:val="24"/>
          <w:szCs w:val="24"/>
        </w:rPr>
        <w:t xml:space="preserve">is in place at </w:t>
      </w:r>
      <w:r w:rsidRPr="00BE2142">
        <w:rPr>
          <w:rFonts w:ascii="Times New Roman" w:hAnsi="Times New Roman" w:cs="Times New Roman"/>
          <w:b/>
          <w:sz w:val="24"/>
          <w:szCs w:val="24"/>
        </w:rPr>
        <w:t xml:space="preserve">NOVARTIS </w:t>
      </w:r>
      <w:r w:rsidRPr="00BE2142">
        <w:rPr>
          <w:rFonts w:ascii="Times New Roman" w:hAnsi="Times New Roman" w:cs="Times New Roman"/>
          <w:sz w:val="24"/>
          <w:szCs w:val="24"/>
        </w:rPr>
        <w:t xml:space="preserve">(*Novartis Institutes for Biomedical Research). </w:t>
      </w:r>
      <w:r w:rsidRPr="00BE2142">
        <w:rPr>
          <w:rFonts w:ascii="Times New Roman" w:hAnsi="Times New Roman" w:cs="Times New Roman"/>
          <w:b/>
          <w:color w:val="045FA9"/>
          <w:sz w:val="24"/>
          <w:szCs w:val="24"/>
        </w:rPr>
        <w:t xml:space="preserve"> </w:t>
      </w:r>
    </w:p>
    <w:p w14:paraId="3AB5AC9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6AA4DF4"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NIBRIS is a unique research standard, based on </w:t>
      </w:r>
      <w:r w:rsidRPr="00BE2142">
        <w:rPr>
          <w:rFonts w:ascii="Times New Roman" w:hAnsi="Times New Roman" w:cs="Times New Roman"/>
          <w:b/>
          <w:color w:val="0460A9"/>
          <w:sz w:val="24"/>
          <w:szCs w:val="24"/>
        </w:rPr>
        <w:t>Data Integrity Principles</w:t>
      </w:r>
      <w:r w:rsidRPr="00BE2142">
        <w:rPr>
          <w:rFonts w:ascii="Times New Roman" w:hAnsi="Times New Roman" w:cs="Times New Roman"/>
          <w:sz w:val="24"/>
          <w:szCs w:val="24"/>
        </w:rPr>
        <w:t xml:space="preserve"> </w:t>
      </w:r>
      <w:r w:rsidRPr="00BE2142">
        <w:rPr>
          <w:rFonts w:ascii="Times New Roman" w:hAnsi="Times New Roman" w:cs="Times New Roman"/>
          <w:b/>
          <w:color w:val="0460A9"/>
          <w:sz w:val="24"/>
          <w:szCs w:val="24"/>
        </w:rPr>
        <w:t>(ALCOA+)</w:t>
      </w:r>
      <w:r w:rsidRPr="00BE2142">
        <w:rPr>
          <w:rFonts w:ascii="Times New Roman" w:hAnsi="Times New Roman" w:cs="Times New Roman"/>
          <w:sz w:val="24"/>
          <w:szCs w:val="24"/>
        </w:rPr>
        <w:t xml:space="preserve"> and </w:t>
      </w:r>
      <w:r w:rsidRPr="00BE2142">
        <w:rPr>
          <w:rFonts w:ascii="Times New Roman" w:hAnsi="Times New Roman" w:cs="Times New Roman"/>
          <w:b/>
          <w:color w:val="0460A9"/>
          <w:sz w:val="24"/>
          <w:szCs w:val="24"/>
        </w:rPr>
        <w:t>Good Scientific Practices</w:t>
      </w:r>
      <w:r w:rsidRPr="00BE2142">
        <w:rPr>
          <w:rFonts w:ascii="Times New Roman" w:hAnsi="Times New Roman" w:cs="Times New Roman"/>
          <w:sz w:val="24"/>
          <w:szCs w:val="24"/>
        </w:rPr>
        <w:t xml:space="preserve"> for </w:t>
      </w:r>
      <w:r w:rsidRPr="00BE2142">
        <w:rPr>
          <w:rFonts w:ascii="Times New Roman" w:hAnsi="Times New Roman" w:cs="Times New Roman"/>
          <w:b/>
          <w:color w:val="0460A9"/>
          <w:sz w:val="24"/>
          <w:szCs w:val="24"/>
        </w:rPr>
        <w:t>non-GxP research</w:t>
      </w:r>
      <w:r w:rsidRPr="00BE2142">
        <w:rPr>
          <w:rFonts w:ascii="Times New Roman" w:hAnsi="Times New Roman" w:cs="Times New Roman"/>
          <w:sz w:val="24"/>
          <w:szCs w:val="24"/>
        </w:rPr>
        <w:t xml:space="preserve">, which has been developed in order to promote a robust and simplified Quality and Data Integrity framework. The quality requirements outlined in this document are fully aligned with the principles for Good Research Practices outlined by </w:t>
      </w:r>
      <w:r w:rsidRPr="00BE2142">
        <w:rPr>
          <w:rFonts w:ascii="Times New Roman" w:hAnsi="Times New Roman" w:cs="Times New Roman"/>
          <w:b/>
          <w:color w:val="0460A9"/>
          <w:sz w:val="24"/>
          <w:szCs w:val="24"/>
        </w:rPr>
        <w:t>NIBRIS</w:t>
      </w:r>
      <w:r w:rsidRPr="00BE2142">
        <w:rPr>
          <w:rFonts w:ascii="Times New Roman" w:hAnsi="Times New Roman" w:cs="Times New Roman"/>
          <w:sz w:val="24"/>
          <w:szCs w:val="24"/>
        </w:rPr>
        <w:t xml:space="preserve"> and the </w:t>
      </w:r>
      <w:r w:rsidRPr="00BE2142">
        <w:rPr>
          <w:rFonts w:ascii="Times New Roman" w:hAnsi="Times New Roman" w:cs="Times New Roman"/>
          <w:b/>
          <w:color w:val="0460A9"/>
          <w:sz w:val="24"/>
          <w:szCs w:val="24"/>
        </w:rPr>
        <w:t>European Quality in Preclinical Development (EQIPD)</w:t>
      </w:r>
      <w:r w:rsidRPr="00BE2142">
        <w:rPr>
          <w:rFonts w:ascii="Times New Roman" w:hAnsi="Times New Roman" w:cs="Times New Roman"/>
          <w:sz w:val="24"/>
          <w:szCs w:val="24"/>
        </w:rPr>
        <w:t xml:space="preserve"> consortium. </w:t>
      </w:r>
    </w:p>
    <w:p w14:paraId="2E7D7F9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F9426DC"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These best practices are intended to improve the traceability and integrity of the data obtained from the collaboration between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and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They aim to facilitate decision-making, to minimize bias and errors in the collection, reporting or representation of such information, and to create reliable scientific, and supporting evidence in resulting patents and other types of intellectual property protection as well as publications. </w:t>
      </w:r>
    </w:p>
    <w:p w14:paraId="11A39473" w14:textId="77777777" w:rsidR="00F93A98" w:rsidRPr="00BE2142" w:rsidRDefault="00B818CB" w:rsidP="0080369B">
      <w:pPr>
        <w:spacing w:after="0" w:line="259" w:lineRule="auto"/>
        <w:ind w:left="104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B82C10A"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The experimental record and its thorough description is the ultimate source of information and documentation regarding the experiment.  Therefore, the contents of the experimental record must be accurate and thorough enough to be fully traceable to permit the reproduction of the work conducted. The experimental record is the official data record for each experiment and the most important primary source of data.  It is expected that the practices outlined in this document will be applied to experimental planning, record-keeping procedures and reporting, to the fullest extent possible.  Both partners</w:t>
      </w:r>
      <w:r w:rsidRPr="00BE2142">
        <w:rPr>
          <w:rFonts w:ascii="Times New Roman" w:hAnsi="Times New Roman" w:cs="Times New Roman"/>
          <w:i/>
          <w:sz w:val="24"/>
          <w:szCs w:val="24"/>
        </w:rPr>
        <w:t xml:space="preserve"> </w:t>
      </w:r>
      <w:r w:rsidRPr="00BE2142">
        <w:rPr>
          <w:rFonts w:ascii="Times New Roman" w:hAnsi="Times New Roman" w:cs="Times New Roman"/>
          <w:sz w:val="24"/>
          <w:szCs w:val="24"/>
        </w:rPr>
        <w:t xml:space="preserve">shall discuss any ambiguities or conflicts regarding these practices or proposals for further refinements prior to the start of the experiments to ensure alignment and understanding. </w:t>
      </w:r>
    </w:p>
    <w:p w14:paraId="72347E7D"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2E563CA"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Your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may have its own laboratory notebook system, policies and experimental recordkeeping guidance documents applying to your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’s research in general, but your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is expected in any event to meet its contractual obligations to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and is urged to follow the requirements set out in this document with respect to research work under its agreement with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w:t>
      </w:r>
    </w:p>
    <w:p w14:paraId="1532294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0657988"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These quality requirements for Good Research Practices are a part of the Agreement (e.g. Master Service Agreement (MSA), Service Frame Agreement (SFA), Standalone agreement, etc.) between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and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and are incorporated therein by reference. </w:t>
      </w:r>
    </w:p>
    <w:p w14:paraId="0FF424DC"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436C638"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Activities that are conducted under GxP standards (GCP, GLP, GCLP, </w:t>
      </w:r>
      <w:proofErr w:type="gramStart"/>
      <w:r w:rsidRPr="00BE2142">
        <w:rPr>
          <w:rFonts w:ascii="Times New Roman" w:hAnsi="Times New Roman" w:cs="Times New Roman"/>
          <w:sz w:val="24"/>
          <w:szCs w:val="24"/>
        </w:rPr>
        <w:t>GMP</w:t>
      </w:r>
      <w:proofErr w:type="gramEnd"/>
      <w:r w:rsidRPr="00BE2142">
        <w:rPr>
          <w:rFonts w:ascii="Times New Roman" w:hAnsi="Times New Roman" w:cs="Times New Roman"/>
          <w:sz w:val="24"/>
          <w:szCs w:val="24"/>
        </w:rPr>
        <w:t xml:space="preserve">) are out of scope of NIBRIS. For contractual provision of GLP/GCLP/GCP services, a Quality Addendum/Agreement for the provision of preclinical / clinical services should be included in the Agreement. </w:t>
      </w:r>
    </w:p>
    <w:p w14:paraId="645F11F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E40C603" w14:textId="77777777" w:rsidR="00F93A98" w:rsidRPr="00BE2142" w:rsidRDefault="00B818CB" w:rsidP="0080369B">
      <w:pPr>
        <w:spacing w:after="68"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In case a higher quality standard is being used within your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or is required under local regulations, the highest standard and principles should apply to the work performed under this agreement. </w:t>
      </w:r>
    </w:p>
    <w:p w14:paraId="05F92B0C" w14:textId="77777777" w:rsidR="00F93A98" w:rsidRPr="00BE2142" w:rsidRDefault="00B818CB" w:rsidP="0080369B">
      <w:pPr>
        <w:spacing w:after="158" w:line="259" w:lineRule="auto"/>
        <w:ind w:left="324" w:right="0" w:firstLine="0"/>
        <w:rPr>
          <w:rFonts w:ascii="Times New Roman" w:hAnsi="Times New Roman" w:cs="Times New Roman"/>
          <w:sz w:val="24"/>
          <w:szCs w:val="24"/>
        </w:rPr>
      </w:pPr>
      <w:r w:rsidRPr="00BE2142">
        <w:rPr>
          <w:rFonts w:ascii="Times New Roman" w:hAnsi="Times New Roman" w:cs="Times New Roman"/>
          <w:b/>
          <w:color w:val="0460A9"/>
          <w:sz w:val="24"/>
          <w:szCs w:val="24"/>
        </w:rPr>
        <w:t xml:space="preserve"> </w:t>
      </w:r>
    </w:p>
    <w:p w14:paraId="42F5298D" w14:textId="77777777" w:rsidR="00F93A98" w:rsidRPr="00BE2142" w:rsidRDefault="00B818CB" w:rsidP="0080369B">
      <w:pPr>
        <w:pStyle w:val="Heading1"/>
        <w:spacing w:after="220"/>
        <w:ind w:left="679"/>
        <w:jc w:val="both"/>
        <w:rPr>
          <w:rFonts w:ascii="Times New Roman" w:hAnsi="Times New Roman" w:cs="Times New Roman"/>
          <w:sz w:val="24"/>
          <w:szCs w:val="24"/>
        </w:rPr>
      </w:pPr>
      <w:r w:rsidRPr="00BE2142">
        <w:rPr>
          <w:rFonts w:ascii="Times New Roman" w:hAnsi="Times New Roman" w:cs="Times New Roman"/>
          <w:sz w:val="24"/>
          <w:szCs w:val="24"/>
        </w:rPr>
        <w:t xml:space="preserve">2. Definitions </w:t>
      </w:r>
    </w:p>
    <w:p w14:paraId="5247D6EB"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Terms used therein have the respective meanings set out below: </w:t>
      </w:r>
    </w:p>
    <w:p w14:paraId="290CE744" w14:textId="77777777" w:rsidR="00F93A98" w:rsidRPr="00BE2142" w:rsidRDefault="00F93A98" w:rsidP="0080369B">
      <w:pPr>
        <w:spacing w:after="0" w:line="259" w:lineRule="auto"/>
        <w:ind w:left="-936" w:right="36" w:firstLine="0"/>
        <w:rPr>
          <w:rFonts w:ascii="Times New Roman" w:hAnsi="Times New Roman" w:cs="Times New Roman"/>
          <w:sz w:val="24"/>
          <w:szCs w:val="24"/>
        </w:rPr>
      </w:pPr>
    </w:p>
    <w:tbl>
      <w:tblPr>
        <w:tblStyle w:val="TableGrid"/>
        <w:tblW w:w="9296" w:type="dxa"/>
        <w:tblInd w:w="330" w:type="dxa"/>
        <w:tblCellMar>
          <w:top w:w="11" w:type="dxa"/>
          <w:left w:w="106" w:type="dxa"/>
          <w:right w:w="51" w:type="dxa"/>
        </w:tblCellMar>
        <w:tblLook w:val="04A0" w:firstRow="1" w:lastRow="0" w:firstColumn="1" w:lastColumn="0" w:noHBand="0" w:noVBand="1"/>
      </w:tblPr>
      <w:tblGrid>
        <w:gridCol w:w="1517"/>
        <w:gridCol w:w="7779"/>
      </w:tblGrid>
      <w:tr w:rsidR="00F93A98" w:rsidRPr="00BE2142" w14:paraId="198208E5" w14:textId="77777777">
        <w:trPr>
          <w:trHeight w:val="416"/>
        </w:trPr>
        <w:tc>
          <w:tcPr>
            <w:tcW w:w="1477" w:type="dxa"/>
            <w:tcBorders>
              <w:top w:val="single" w:sz="4" w:space="0" w:color="000000"/>
              <w:left w:val="single" w:sz="4" w:space="0" w:color="000000"/>
              <w:bottom w:val="single" w:sz="4" w:space="0" w:color="000000"/>
              <w:right w:val="single" w:sz="4" w:space="0" w:color="000000"/>
            </w:tcBorders>
            <w:shd w:val="clear" w:color="auto" w:fill="023761"/>
          </w:tcPr>
          <w:p w14:paraId="6F10D2C6"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color w:val="FFFFFF"/>
                <w:sz w:val="24"/>
                <w:szCs w:val="24"/>
              </w:rPr>
              <w:t xml:space="preserve">Term </w:t>
            </w:r>
          </w:p>
        </w:tc>
        <w:tc>
          <w:tcPr>
            <w:tcW w:w="7819" w:type="dxa"/>
            <w:tcBorders>
              <w:top w:val="single" w:sz="4" w:space="0" w:color="000000"/>
              <w:left w:val="single" w:sz="4" w:space="0" w:color="000000"/>
              <w:bottom w:val="single" w:sz="4" w:space="0" w:color="000000"/>
              <w:right w:val="single" w:sz="4" w:space="0" w:color="000000"/>
            </w:tcBorders>
            <w:shd w:val="clear" w:color="auto" w:fill="023761"/>
          </w:tcPr>
          <w:p w14:paraId="7372E32C" w14:textId="77777777" w:rsidR="00F93A98" w:rsidRPr="00BE2142" w:rsidRDefault="00B818CB" w:rsidP="0080369B">
            <w:pPr>
              <w:spacing w:after="0" w:line="259" w:lineRule="auto"/>
              <w:ind w:left="1" w:right="0" w:firstLine="0"/>
              <w:rPr>
                <w:rFonts w:ascii="Times New Roman" w:hAnsi="Times New Roman" w:cs="Times New Roman"/>
                <w:sz w:val="24"/>
                <w:szCs w:val="24"/>
              </w:rPr>
            </w:pPr>
            <w:r w:rsidRPr="00BE2142">
              <w:rPr>
                <w:rFonts w:ascii="Times New Roman" w:hAnsi="Times New Roman" w:cs="Times New Roman"/>
                <w:b/>
                <w:color w:val="FFFFFF"/>
                <w:sz w:val="24"/>
                <w:szCs w:val="24"/>
              </w:rPr>
              <w:t xml:space="preserve">Meaning </w:t>
            </w:r>
          </w:p>
        </w:tc>
      </w:tr>
      <w:tr w:rsidR="00F93A98" w:rsidRPr="00BE2142" w14:paraId="0F612066" w14:textId="77777777">
        <w:trPr>
          <w:trHeight w:val="1170"/>
        </w:trPr>
        <w:tc>
          <w:tcPr>
            <w:tcW w:w="1477" w:type="dxa"/>
            <w:tcBorders>
              <w:top w:val="single" w:sz="4" w:space="0" w:color="000000"/>
              <w:left w:val="single" w:sz="4" w:space="0" w:color="000000"/>
              <w:bottom w:val="single" w:sz="4" w:space="0" w:color="000000"/>
              <w:right w:val="single" w:sz="4" w:space="0" w:color="000000"/>
            </w:tcBorders>
          </w:tcPr>
          <w:p w14:paraId="2C9C010D"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Computerized systems </w:t>
            </w:r>
          </w:p>
        </w:tc>
        <w:tc>
          <w:tcPr>
            <w:tcW w:w="7819" w:type="dxa"/>
            <w:tcBorders>
              <w:top w:val="single" w:sz="4" w:space="0" w:color="000000"/>
              <w:left w:val="single" w:sz="4" w:space="0" w:color="000000"/>
              <w:bottom w:val="single" w:sz="4" w:space="0" w:color="000000"/>
              <w:right w:val="single" w:sz="4" w:space="0" w:color="000000"/>
            </w:tcBorders>
          </w:tcPr>
          <w:p w14:paraId="77E10A9D" w14:textId="77777777" w:rsidR="00F93A98" w:rsidRPr="00BE2142" w:rsidRDefault="00B818CB" w:rsidP="0080369B">
            <w:pPr>
              <w:spacing w:after="0" w:line="259" w:lineRule="auto"/>
              <w:ind w:left="1" w:right="65" w:firstLine="0"/>
              <w:rPr>
                <w:rFonts w:ascii="Times New Roman" w:hAnsi="Times New Roman" w:cs="Times New Roman"/>
                <w:sz w:val="24"/>
                <w:szCs w:val="24"/>
              </w:rPr>
            </w:pPr>
            <w:r w:rsidRPr="00BE2142">
              <w:rPr>
                <w:rFonts w:ascii="Times New Roman" w:hAnsi="Times New Roman" w:cs="Times New Roman"/>
                <w:sz w:val="24"/>
                <w:szCs w:val="24"/>
              </w:rPr>
              <w:t xml:space="preserve">Research computerized systems are generally composed of computers, applications and / or lab equipment. Computerized systems, which generate, capture, process, modify, report, transfer, store, delete or edit research data, must ensure data accuracy, authenticity and security. </w:t>
            </w:r>
          </w:p>
        </w:tc>
      </w:tr>
      <w:tr w:rsidR="00F93A98" w:rsidRPr="00BE2142" w14:paraId="4DAB23C1" w14:textId="77777777">
        <w:trPr>
          <w:trHeight w:val="1399"/>
        </w:trPr>
        <w:tc>
          <w:tcPr>
            <w:tcW w:w="1477" w:type="dxa"/>
            <w:tcBorders>
              <w:top w:val="single" w:sz="4" w:space="0" w:color="000000"/>
              <w:left w:val="single" w:sz="4" w:space="0" w:color="000000"/>
              <w:bottom w:val="single" w:sz="4" w:space="0" w:color="000000"/>
              <w:right w:val="single" w:sz="4" w:space="0" w:color="000000"/>
            </w:tcBorders>
          </w:tcPr>
          <w:p w14:paraId="1C24AA2B"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Data </w:t>
            </w:r>
          </w:p>
        </w:tc>
        <w:tc>
          <w:tcPr>
            <w:tcW w:w="7819" w:type="dxa"/>
            <w:tcBorders>
              <w:top w:val="single" w:sz="4" w:space="0" w:color="000000"/>
              <w:left w:val="single" w:sz="4" w:space="0" w:color="000000"/>
              <w:bottom w:val="single" w:sz="4" w:space="0" w:color="000000"/>
              <w:right w:val="single" w:sz="4" w:space="0" w:color="000000"/>
            </w:tcBorders>
          </w:tcPr>
          <w:p w14:paraId="45A1078A" w14:textId="77777777" w:rsidR="00F93A98" w:rsidRPr="00BE2142" w:rsidRDefault="00B818CB" w:rsidP="0080369B">
            <w:pPr>
              <w:spacing w:after="0" w:line="259" w:lineRule="auto"/>
              <w:ind w:left="1" w:right="59" w:firstLine="0"/>
              <w:rPr>
                <w:rFonts w:ascii="Times New Roman" w:hAnsi="Times New Roman" w:cs="Times New Roman"/>
                <w:sz w:val="24"/>
                <w:szCs w:val="24"/>
              </w:rPr>
            </w:pPr>
            <w:r w:rsidRPr="00BE2142">
              <w:rPr>
                <w:rFonts w:ascii="Times New Roman" w:hAnsi="Times New Roman" w:cs="Times New Roman"/>
                <w:sz w:val="24"/>
                <w:szCs w:val="24"/>
              </w:rPr>
              <w:t xml:space="preserve">Data are all facts, figures, source data, metadata and statistics generated/analyzed and collected under non-GxP conditions. It includes all original records and true copies, including source data and metadata and all subsequent transformations and reports of these data, that are generated or recorded at the time of the non-GxP activity and allow full and complete reconstruction of the non-GxP activity. </w:t>
            </w:r>
          </w:p>
        </w:tc>
      </w:tr>
      <w:tr w:rsidR="00F93A98" w:rsidRPr="00BE2142" w14:paraId="33584FE2" w14:textId="77777777">
        <w:trPr>
          <w:trHeight w:val="1633"/>
        </w:trPr>
        <w:tc>
          <w:tcPr>
            <w:tcW w:w="1477" w:type="dxa"/>
            <w:tcBorders>
              <w:top w:val="single" w:sz="4" w:space="0" w:color="000000"/>
              <w:left w:val="single" w:sz="4" w:space="0" w:color="000000"/>
              <w:bottom w:val="single" w:sz="4" w:space="0" w:color="000000"/>
              <w:right w:val="single" w:sz="4" w:space="0" w:color="000000"/>
            </w:tcBorders>
          </w:tcPr>
          <w:p w14:paraId="39878F2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Data integrity </w:t>
            </w:r>
          </w:p>
        </w:tc>
        <w:tc>
          <w:tcPr>
            <w:tcW w:w="7819" w:type="dxa"/>
            <w:tcBorders>
              <w:top w:val="single" w:sz="4" w:space="0" w:color="000000"/>
              <w:left w:val="single" w:sz="4" w:space="0" w:color="000000"/>
              <w:bottom w:val="single" w:sz="4" w:space="0" w:color="000000"/>
              <w:right w:val="single" w:sz="4" w:space="0" w:color="000000"/>
            </w:tcBorders>
          </w:tcPr>
          <w:p w14:paraId="208BEEE3" w14:textId="77777777" w:rsidR="00F93A98" w:rsidRPr="00BE2142" w:rsidRDefault="00B818CB" w:rsidP="0080369B">
            <w:pPr>
              <w:spacing w:after="0" w:line="259" w:lineRule="auto"/>
              <w:ind w:left="1" w:right="58" w:firstLine="0"/>
              <w:rPr>
                <w:rFonts w:ascii="Times New Roman" w:hAnsi="Times New Roman" w:cs="Times New Roman"/>
                <w:sz w:val="24"/>
                <w:szCs w:val="24"/>
              </w:rPr>
            </w:pPr>
            <w:r w:rsidRPr="00BE2142">
              <w:rPr>
                <w:rFonts w:ascii="Times New Roman" w:hAnsi="Times New Roman" w:cs="Times New Roman"/>
                <w:sz w:val="24"/>
                <w:szCs w:val="24"/>
              </w:rPr>
              <w:t xml:space="preserve">Data integrity is the degree to which data are complete, consistent, accurate, trustworthy, and reliable, and that these characteristics of the data are maintained throughout the data lifecycle. This applies to electronic, paper-based and the hybrid systems. The data should be collected and maintained in a secure manner, so that they are </w:t>
            </w:r>
            <w:r w:rsidRPr="00BE2142">
              <w:rPr>
                <w:rFonts w:ascii="Times New Roman" w:hAnsi="Times New Roman" w:cs="Times New Roman"/>
                <w:sz w:val="24"/>
                <w:szCs w:val="24"/>
                <w:u w:val="single" w:color="000000"/>
              </w:rPr>
              <w:t>A</w:t>
            </w:r>
            <w:r w:rsidRPr="00BE2142">
              <w:rPr>
                <w:rFonts w:ascii="Times New Roman" w:hAnsi="Times New Roman" w:cs="Times New Roman"/>
                <w:sz w:val="24"/>
                <w:szCs w:val="24"/>
              </w:rPr>
              <w:t xml:space="preserve">ttributable, </w:t>
            </w:r>
            <w:r w:rsidRPr="00BE2142">
              <w:rPr>
                <w:rFonts w:ascii="Times New Roman" w:hAnsi="Times New Roman" w:cs="Times New Roman"/>
                <w:sz w:val="24"/>
                <w:szCs w:val="24"/>
                <w:u w:val="single" w:color="000000"/>
              </w:rPr>
              <w:t>L</w:t>
            </w:r>
            <w:r w:rsidRPr="00BE2142">
              <w:rPr>
                <w:rFonts w:ascii="Times New Roman" w:hAnsi="Times New Roman" w:cs="Times New Roman"/>
                <w:sz w:val="24"/>
                <w:szCs w:val="24"/>
              </w:rPr>
              <w:t xml:space="preserve">egible, </w:t>
            </w:r>
            <w:r w:rsidRPr="00BE2142">
              <w:rPr>
                <w:rFonts w:ascii="Times New Roman" w:hAnsi="Times New Roman" w:cs="Times New Roman"/>
                <w:sz w:val="24"/>
                <w:szCs w:val="24"/>
                <w:u w:val="single" w:color="000000"/>
              </w:rPr>
              <w:t>C</w:t>
            </w:r>
            <w:r w:rsidRPr="00BE2142">
              <w:rPr>
                <w:rFonts w:ascii="Times New Roman" w:hAnsi="Times New Roman" w:cs="Times New Roman"/>
                <w:sz w:val="24"/>
                <w:szCs w:val="24"/>
              </w:rPr>
              <w:t xml:space="preserve">ontemporaneously recorded, </w:t>
            </w:r>
            <w:r w:rsidRPr="00BE2142">
              <w:rPr>
                <w:rFonts w:ascii="Times New Roman" w:hAnsi="Times New Roman" w:cs="Times New Roman"/>
                <w:sz w:val="24"/>
                <w:szCs w:val="24"/>
                <w:u w:val="single" w:color="000000"/>
              </w:rPr>
              <w:t>O</w:t>
            </w:r>
            <w:r w:rsidRPr="00BE2142">
              <w:rPr>
                <w:rFonts w:ascii="Times New Roman" w:hAnsi="Times New Roman" w:cs="Times New Roman"/>
                <w:sz w:val="24"/>
                <w:szCs w:val="24"/>
              </w:rPr>
              <w:t xml:space="preserve">riginal (or a true copy), </w:t>
            </w:r>
            <w:r w:rsidRPr="00BE2142">
              <w:rPr>
                <w:rFonts w:ascii="Times New Roman" w:hAnsi="Times New Roman" w:cs="Times New Roman"/>
                <w:sz w:val="24"/>
                <w:szCs w:val="24"/>
                <w:u w:val="single" w:color="000000"/>
              </w:rPr>
              <w:t>A</w:t>
            </w:r>
            <w:r w:rsidRPr="00BE2142">
              <w:rPr>
                <w:rFonts w:ascii="Times New Roman" w:hAnsi="Times New Roman" w:cs="Times New Roman"/>
                <w:sz w:val="24"/>
                <w:szCs w:val="24"/>
              </w:rPr>
              <w:t xml:space="preserve">ccurate following the ALCOA+ principles of data integrity. </w:t>
            </w:r>
          </w:p>
        </w:tc>
      </w:tr>
      <w:tr w:rsidR="00F93A98" w:rsidRPr="00BE2142" w14:paraId="0F0AE19C" w14:textId="77777777">
        <w:trPr>
          <w:trHeight w:val="1858"/>
        </w:trPr>
        <w:tc>
          <w:tcPr>
            <w:tcW w:w="1477" w:type="dxa"/>
            <w:tcBorders>
              <w:top w:val="single" w:sz="4" w:space="0" w:color="000000"/>
              <w:left w:val="single" w:sz="4" w:space="0" w:color="000000"/>
              <w:bottom w:val="single" w:sz="4" w:space="0" w:color="000000"/>
              <w:right w:val="single" w:sz="4" w:space="0" w:color="000000"/>
            </w:tcBorders>
          </w:tcPr>
          <w:p w14:paraId="5DFD6DA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Data </w:t>
            </w:r>
          </w:p>
          <w:p w14:paraId="5E63EC91"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traceability </w:t>
            </w:r>
          </w:p>
        </w:tc>
        <w:tc>
          <w:tcPr>
            <w:tcW w:w="7819" w:type="dxa"/>
            <w:tcBorders>
              <w:top w:val="single" w:sz="4" w:space="0" w:color="000000"/>
              <w:left w:val="single" w:sz="4" w:space="0" w:color="000000"/>
              <w:bottom w:val="single" w:sz="4" w:space="0" w:color="000000"/>
              <w:right w:val="single" w:sz="4" w:space="0" w:color="000000"/>
            </w:tcBorders>
          </w:tcPr>
          <w:p w14:paraId="3A775529" w14:textId="77777777" w:rsidR="00F93A98" w:rsidRPr="00BE2142" w:rsidRDefault="00B818CB" w:rsidP="0080369B">
            <w:pPr>
              <w:spacing w:after="0" w:line="259" w:lineRule="auto"/>
              <w:ind w:left="1" w:right="62" w:firstLine="0"/>
              <w:rPr>
                <w:rFonts w:ascii="Times New Roman" w:hAnsi="Times New Roman" w:cs="Times New Roman"/>
                <w:sz w:val="24"/>
                <w:szCs w:val="24"/>
              </w:rPr>
            </w:pPr>
            <w:r w:rsidRPr="00BE2142">
              <w:rPr>
                <w:rFonts w:ascii="Times New Roman" w:hAnsi="Times New Roman" w:cs="Times New Roman"/>
                <w:sz w:val="24"/>
                <w:szCs w:val="24"/>
              </w:rPr>
              <w:t>The ability to find the source of data (raw and analyzed) that is presented in a report or other presentation and a contemporaneous description of the experiment in which the data were generated. This concept maintains that a qualified reviewer should be able to link figures, graphs, conclusions, and other summary data to the raw data that was processed/analyzed; link the summary data to the corresponding experiment described in a lab notebook entry; and, likewise, link the lab notebook entry to the raw data (e.g., where generated by an automated instrument).</w:t>
            </w:r>
            <w:r w:rsidRPr="00BE2142">
              <w:rPr>
                <w:rFonts w:ascii="Times New Roman" w:eastAsia="Cambria" w:hAnsi="Times New Roman" w:cs="Times New Roman"/>
                <w:sz w:val="24"/>
                <w:szCs w:val="24"/>
              </w:rPr>
              <w:t xml:space="preserve"> </w:t>
            </w:r>
          </w:p>
        </w:tc>
      </w:tr>
      <w:tr w:rsidR="00F93A98" w:rsidRPr="00BE2142" w14:paraId="636EA368" w14:textId="77777777">
        <w:trPr>
          <w:trHeight w:val="2551"/>
        </w:trPr>
        <w:tc>
          <w:tcPr>
            <w:tcW w:w="1477" w:type="dxa"/>
            <w:tcBorders>
              <w:top w:val="single" w:sz="4" w:space="0" w:color="000000"/>
              <w:left w:val="single" w:sz="4" w:space="0" w:color="000000"/>
              <w:bottom w:val="single" w:sz="4" w:space="0" w:color="000000"/>
              <w:right w:val="single" w:sz="4" w:space="0" w:color="000000"/>
            </w:tcBorders>
          </w:tcPr>
          <w:p w14:paraId="2F7DDDBD" w14:textId="77777777" w:rsidR="00F93A98" w:rsidRPr="00BE2142" w:rsidRDefault="00B818CB" w:rsidP="0080369B">
            <w:pPr>
              <w:spacing w:after="240" w:line="241"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Experimental record </w:t>
            </w:r>
          </w:p>
          <w:p w14:paraId="0AB05AC1"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7819" w:type="dxa"/>
            <w:tcBorders>
              <w:top w:val="single" w:sz="4" w:space="0" w:color="000000"/>
              <w:left w:val="single" w:sz="4" w:space="0" w:color="000000"/>
              <w:bottom w:val="single" w:sz="4" w:space="0" w:color="000000"/>
              <w:right w:val="single" w:sz="4" w:space="0" w:color="000000"/>
            </w:tcBorders>
          </w:tcPr>
          <w:p w14:paraId="2A964F58" w14:textId="77777777" w:rsidR="00F93A98" w:rsidRPr="00BE2142" w:rsidRDefault="00B818CB" w:rsidP="0080369B">
            <w:pPr>
              <w:spacing w:after="0" w:line="259" w:lineRule="auto"/>
              <w:ind w:left="1" w:right="60" w:firstLine="0"/>
              <w:rPr>
                <w:rFonts w:ascii="Times New Roman" w:hAnsi="Times New Roman" w:cs="Times New Roman"/>
                <w:sz w:val="24"/>
                <w:szCs w:val="24"/>
              </w:rPr>
            </w:pPr>
            <w:r w:rsidRPr="00BE2142">
              <w:rPr>
                <w:rFonts w:ascii="Times New Roman" w:hAnsi="Times New Roman" w:cs="Times New Roman"/>
                <w:sz w:val="24"/>
                <w:szCs w:val="24"/>
              </w:rPr>
              <w:t xml:space="preserve">A research diary entry for an experiment recording all data and pertinent details of an experiment such that a peer could repeat the experiment. Each experimental record should include: hypothesis, materials, methods, analysis, results, conclusion, and/or reference to data files supporting these sections, all of which should be thoroughly documented, recorded in a timely manner, and accurately described. Upon completion of an experimental record, it should be signed and witnessed within 30 days. The witness being an individual at your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who did not participate in the design and execution of the experiment but is knowledgeable of the technology platform and understands the experiment; preferably such an individual who also observed all or part of the performance of the experiment. </w:t>
            </w:r>
          </w:p>
        </w:tc>
      </w:tr>
      <w:tr w:rsidR="00F93A98" w:rsidRPr="00BE2142" w14:paraId="41D02B5C" w14:textId="77777777">
        <w:trPr>
          <w:trHeight w:val="2091"/>
        </w:trPr>
        <w:tc>
          <w:tcPr>
            <w:tcW w:w="1477" w:type="dxa"/>
            <w:tcBorders>
              <w:top w:val="single" w:sz="4" w:space="0" w:color="000000"/>
              <w:left w:val="single" w:sz="4" w:space="0" w:color="000000"/>
              <w:bottom w:val="single" w:sz="4" w:space="0" w:color="000000"/>
              <w:right w:val="single" w:sz="4" w:space="0" w:color="000000"/>
            </w:tcBorders>
          </w:tcPr>
          <w:p w14:paraId="267FAEB7" w14:textId="77777777" w:rsidR="00F93A98" w:rsidRPr="00BE2142" w:rsidRDefault="00B818CB" w:rsidP="0080369B">
            <w:pPr>
              <w:tabs>
                <w:tab w:val="center" w:pos="217"/>
                <w:tab w:val="center" w:pos="1164"/>
              </w:tabs>
              <w:spacing w:after="0" w:line="259" w:lineRule="auto"/>
              <w:ind w:right="0" w:firstLine="0"/>
              <w:rPr>
                <w:rFonts w:ascii="Times New Roman" w:hAnsi="Times New Roman" w:cs="Times New Roman"/>
                <w:sz w:val="24"/>
                <w:szCs w:val="24"/>
              </w:rPr>
            </w:pPr>
            <w:r w:rsidRPr="00BE2142">
              <w:rPr>
                <w:rFonts w:ascii="Times New Roman" w:eastAsia="Calibri" w:hAnsi="Times New Roman" w:cs="Times New Roman"/>
                <w:sz w:val="24"/>
                <w:szCs w:val="24"/>
              </w:rPr>
              <w:tab/>
            </w:r>
            <w:r w:rsidRPr="00BE2142">
              <w:rPr>
                <w:rFonts w:ascii="Times New Roman" w:hAnsi="Times New Roman" w:cs="Times New Roman"/>
                <w:sz w:val="24"/>
                <w:szCs w:val="24"/>
              </w:rPr>
              <w:t xml:space="preserve">Must </w:t>
            </w:r>
            <w:r w:rsidRPr="00BE2142">
              <w:rPr>
                <w:rFonts w:ascii="Times New Roman" w:hAnsi="Times New Roman" w:cs="Times New Roman"/>
                <w:sz w:val="24"/>
                <w:szCs w:val="24"/>
              </w:rPr>
              <w:tab/>
              <w:t xml:space="preserve">vs </w:t>
            </w:r>
          </w:p>
          <w:p w14:paraId="0B5E6578"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Should </w:t>
            </w:r>
          </w:p>
        </w:tc>
        <w:tc>
          <w:tcPr>
            <w:tcW w:w="7819" w:type="dxa"/>
            <w:tcBorders>
              <w:top w:val="single" w:sz="4" w:space="0" w:color="000000"/>
              <w:left w:val="single" w:sz="4" w:space="0" w:color="000000"/>
              <w:bottom w:val="single" w:sz="4" w:space="0" w:color="000000"/>
              <w:right w:val="single" w:sz="4" w:space="0" w:color="000000"/>
            </w:tcBorders>
          </w:tcPr>
          <w:p w14:paraId="3F676EE8" w14:textId="77777777" w:rsidR="00F93A98" w:rsidRPr="00BE2142" w:rsidRDefault="00B818CB" w:rsidP="0080369B">
            <w:pPr>
              <w:spacing w:after="1" w:line="241" w:lineRule="auto"/>
              <w:ind w:left="1" w:right="64" w:firstLine="0"/>
              <w:rPr>
                <w:rFonts w:ascii="Times New Roman" w:hAnsi="Times New Roman" w:cs="Times New Roman"/>
                <w:sz w:val="24"/>
                <w:szCs w:val="24"/>
              </w:rPr>
            </w:pPr>
            <w:r w:rsidRPr="00BE2142">
              <w:rPr>
                <w:rFonts w:ascii="Times New Roman" w:hAnsi="Times New Roman" w:cs="Times New Roman"/>
                <w:sz w:val="24"/>
                <w:szCs w:val="24"/>
              </w:rPr>
              <w:t xml:space="preserve">Must indicates actions that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and EQIPD considers as imperative and mandatory or as a requirement. In some cases, the research environment, specific of a research project or research organization do not allow or make it less relevant to adhere to the requirements formulated below. In such cases, instead of using the word </w:t>
            </w:r>
          </w:p>
          <w:p w14:paraId="7E168A9A" w14:textId="77777777" w:rsidR="00F93A98" w:rsidRPr="00BE2142" w:rsidRDefault="00B818CB" w:rsidP="0080369B">
            <w:pPr>
              <w:spacing w:after="0" w:line="259" w:lineRule="auto"/>
              <w:ind w:left="1" w:right="64" w:firstLine="0"/>
              <w:rPr>
                <w:rFonts w:ascii="Times New Roman" w:hAnsi="Times New Roman" w:cs="Times New Roman"/>
                <w:sz w:val="24"/>
                <w:szCs w:val="24"/>
              </w:rPr>
            </w:pPr>
            <w:r w:rsidRPr="00BE2142">
              <w:rPr>
                <w:rFonts w:ascii="Times New Roman" w:hAnsi="Times New Roman" w:cs="Times New Roman"/>
                <w:sz w:val="24"/>
                <w:szCs w:val="24"/>
              </w:rPr>
              <w:t>“</w:t>
            </w:r>
            <w:proofErr w:type="gramStart"/>
            <w:r w:rsidRPr="00BE2142">
              <w:rPr>
                <w:rFonts w:ascii="Times New Roman" w:hAnsi="Times New Roman" w:cs="Times New Roman"/>
                <w:sz w:val="24"/>
                <w:szCs w:val="24"/>
              </w:rPr>
              <w:t>must</w:t>
            </w:r>
            <w:proofErr w:type="gramEnd"/>
            <w:r w:rsidRPr="00BE2142">
              <w:rPr>
                <w:rFonts w:ascii="Times New Roman" w:hAnsi="Times New Roman" w:cs="Times New Roman"/>
                <w:sz w:val="24"/>
                <w:szCs w:val="24"/>
              </w:rPr>
              <w:t xml:space="preserve">”, the expectations are communicated as “should”.  This means that failure to comply with these expectations will not be automatically regarded as a “red flag” but your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may need to present a good rationale for not following this strong recommendation.</w:t>
            </w:r>
            <w:r w:rsidRPr="00BE2142">
              <w:rPr>
                <w:rFonts w:ascii="Times New Roman" w:eastAsia="Cambria" w:hAnsi="Times New Roman" w:cs="Times New Roman"/>
                <w:sz w:val="24"/>
                <w:szCs w:val="24"/>
              </w:rPr>
              <w:t xml:space="preserve"> </w:t>
            </w:r>
          </w:p>
        </w:tc>
      </w:tr>
      <w:tr w:rsidR="00F93A98" w:rsidRPr="00BE2142" w14:paraId="46374709" w14:textId="77777777">
        <w:trPr>
          <w:trHeight w:val="938"/>
        </w:trPr>
        <w:tc>
          <w:tcPr>
            <w:tcW w:w="1477" w:type="dxa"/>
            <w:tcBorders>
              <w:top w:val="single" w:sz="4" w:space="0" w:color="000000"/>
              <w:left w:val="single" w:sz="4" w:space="0" w:color="000000"/>
              <w:bottom w:val="single" w:sz="4" w:space="0" w:color="000000"/>
              <w:right w:val="single" w:sz="4" w:space="0" w:color="000000"/>
            </w:tcBorders>
          </w:tcPr>
          <w:p w14:paraId="6A1C342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Processed data </w:t>
            </w:r>
          </w:p>
        </w:tc>
        <w:tc>
          <w:tcPr>
            <w:tcW w:w="7819" w:type="dxa"/>
            <w:tcBorders>
              <w:top w:val="single" w:sz="4" w:space="0" w:color="000000"/>
              <w:left w:val="single" w:sz="4" w:space="0" w:color="000000"/>
              <w:bottom w:val="single" w:sz="4" w:space="0" w:color="000000"/>
              <w:right w:val="single" w:sz="4" w:space="0" w:color="000000"/>
            </w:tcBorders>
          </w:tcPr>
          <w:p w14:paraId="570A6E53" w14:textId="77777777" w:rsidR="00F93A98" w:rsidRPr="00BE2142" w:rsidRDefault="00B818CB" w:rsidP="0080369B">
            <w:pPr>
              <w:spacing w:after="0" w:line="259" w:lineRule="auto"/>
              <w:ind w:left="1" w:right="65" w:firstLine="0"/>
              <w:rPr>
                <w:rFonts w:ascii="Times New Roman" w:hAnsi="Times New Roman" w:cs="Times New Roman"/>
                <w:sz w:val="24"/>
                <w:szCs w:val="24"/>
              </w:rPr>
            </w:pPr>
            <w:r w:rsidRPr="00BE2142">
              <w:rPr>
                <w:rFonts w:ascii="Times New Roman" w:hAnsi="Times New Roman" w:cs="Times New Roman"/>
                <w:sz w:val="24"/>
                <w:szCs w:val="24"/>
              </w:rPr>
              <w:t xml:space="preserve">Raw data that has been processed in a manner that allows scientists and managers to draw conclusions and determine the need for/direction of further experiments and/or analysis. </w:t>
            </w:r>
          </w:p>
        </w:tc>
      </w:tr>
      <w:tr w:rsidR="00F93A98" w:rsidRPr="00BE2142" w14:paraId="20580A81" w14:textId="77777777">
        <w:trPr>
          <w:trHeight w:val="2655"/>
        </w:trPr>
        <w:tc>
          <w:tcPr>
            <w:tcW w:w="1477" w:type="dxa"/>
            <w:tcBorders>
              <w:top w:val="single" w:sz="4" w:space="0" w:color="000000"/>
              <w:left w:val="single" w:sz="4" w:space="0" w:color="000000"/>
              <w:bottom w:val="single" w:sz="4" w:space="0" w:color="000000"/>
              <w:right w:val="single" w:sz="4" w:space="0" w:color="000000"/>
            </w:tcBorders>
          </w:tcPr>
          <w:p w14:paraId="51ACF8CA" w14:textId="77777777" w:rsidR="00F93A98" w:rsidRPr="00BE2142" w:rsidRDefault="00B818CB" w:rsidP="0080369B">
            <w:pPr>
              <w:spacing w:after="0" w:line="259" w:lineRule="auto"/>
              <w:ind w:left="2" w:right="0" w:firstLine="0"/>
              <w:rPr>
                <w:rFonts w:ascii="Times New Roman" w:hAnsi="Times New Roman" w:cs="Times New Roman"/>
                <w:sz w:val="24"/>
                <w:szCs w:val="24"/>
              </w:rPr>
            </w:pPr>
            <w:r w:rsidRPr="00BE2142">
              <w:rPr>
                <w:rFonts w:ascii="Times New Roman" w:hAnsi="Times New Roman" w:cs="Times New Roman"/>
                <w:sz w:val="24"/>
                <w:szCs w:val="24"/>
              </w:rPr>
              <w:t xml:space="preserve">Raw data </w:t>
            </w:r>
          </w:p>
        </w:tc>
        <w:tc>
          <w:tcPr>
            <w:tcW w:w="7819" w:type="dxa"/>
            <w:tcBorders>
              <w:top w:val="single" w:sz="4" w:space="0" w:color="000000"/>
              <w:left w:val="single" w:sz="4" w:space="0" w:color="000000"/>
              <w:bottom w:val="single" w:sz="4" w:space="0" w:color="000000"/>
              <w:right w:val="single" w:sz="4" w:space="0" w:color="000000"/>
            </w:tcBorders>
          </w:tcPr>
          <w:p w14:paraId="73D13306" w14:textId="77777777" w:rsidR="00F93A98" w:rsidRPr="00BE2142" w:rsidRDefault="00B818CB" w:rsidP="0080369B">
            <w:pPr>
              <w:spacing w:after="0" w:line="27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All original records and documentation, which are </w:t>
            </w:r>
            <w:proofErr w:type="spellStart"/>
            <w:r w:rsidRPr="00BE2142">
              <w:rPr>
                <w:rFonts w:ascii="Times New Roman" w:hAnsi="Times New Roman" w:cs="Times New Roman"/>
                <w:sz w:val="24"/>
                <w:szCs w:val="24"/>
              </w:rPr>
              <w:t>thes</w:t>
            </w:r>
            <w:proofErr w:type="spellEnd"/>
            <w:r w:rsidRPr="00BE2142">
              <w:rPr>
                <w:rFonts w:ascii="Times New Roman" w:hAnsi="Times New Roman" w:cs="Times New Roman"/>
                <w:sz w:val="24"/>
                <w:szCs w:val="24"/>
              </w:rPr>
              <w:t xml:space="preserve"> result of the observations and activities in a study, such as: </w:t>
            </w:r>
          </w:p>
          <w:p w14:paraId="3B9F5E9F" w14:textId="77777777" w:rsidR="00F93A98" w:rsidRPr="00BE2142" w:rsidRDefault="00B818CB" w:rsidP="0080369B">
            <w:pPr>
              <w:numPr>
                <w:ilvl w:val="0"/>
                <w:numId w:val="17"/>
              </w:numPr>
              <w:spacing w:after="2" w:line="277"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photographs, videotapes, blots, chromatograms, computer readable media, dictated observations, recorded data from automated instruments, or any other medium capable of providing secure storage of information for a time period required by law or other applicable regulations; </w:t>
            </w:r>
          </w:p>
          <w:p w14:paraId="6BFDD3E6" w14:textId="77777777" w:rsidR="00F93A98" w:rsidRPr="00BE2142" w:rsidRDefault="00B818CB" w:rsidP="0080369B">
            <w:pPr>
              <w:numPr>
                <w:ilvl w:val="0"/>
                <w:numId w:val="17"/>
              </w:numPr>
              <w:spacing w:after="0" w:line="277"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data directly entered into a computer through an automatic instrument interface, which are the results of primary observations and activities in a study; </w:t>
            </w:r>
          </w:p>
          <w:p w14:paraId="03B70C1B" w14:textId="77777777" w:rsidR="00F93A98" w:rsidRPr="00BE2142" w:rsidRDefault="00B818CB" w:rsidP="0080369B">
            <w:pPr>
              <w:numPr>
                <w:ilvl w:val="0"/>
                <w:numId w:val="17"/>
              </w:numPr>
              <w:spacing w:after="0" w:line="259" w:lineRule="auto"/>
              <w:ind w:right="0" w:firstLine="0"/>
              <w:rPr>
                <w:rFonts w:ascii="Times New Roman" w:hAnsi="Times New Roman" w:cs="Times New Roman"/>
                <w:sz w:val="24"/>
                <w:szCs w:val="24"/>
              </w:rPr>
            </w:pPr>
            <w:proofErr w:type="gramStart"/>
            <w:r w:rsidRPr="00BE2142">
              <w:rPr>
                <w:rFonts w:ascii="Times New Roman" w:hAnsi="Times New Roman" w:cs="Times New Roman"/>
                <w:sz w:val="24"/>
                <w:szCs w:val="24"/>
              </w:rPr>
              <w:t>copies</w:t>
            </w:r>
            <w:proofErr w:type="gramEnd"/>
            <w:r w:rsidRPr="00BE2142">
              <w:rPr>
                <w:rFonts w:ascii="Times New Roman" w:hAnsi="Times New Roman" w:cs="Times New Roman"/>
                <w:sz w:val="24"/>
                <w:szCs w:val="24"/>
              </w:rPr>
              <w:t xml:space="preserve"> of original laboratory records and documentation that are complete and of good quality. </w:t>
            </w:r>
          </w:p>
        </w:tc>
      </w:tr>
      <w:tr w:rsidR="00F93A98" w:rsidRPr="00BE2142" w14:paraId="539B9EAE" w14:textId="77777777">
        <w:trPr>
          <w:trHeight w:val="941"/>
        </w:trPr>
        <w:tc>
          <w:tcPr>
            <w:tcW w:w="1477" w:type="dxa"/>
            <w:tcBorders>
              <w:top w:val="single" w:sz="4" w:space="0" w:color="000000"/>
              <w:left w:val="single" w:sz="4" w:space="0" w:color="000000"/>
              <w:bottom w:val="single" w:sz="4" w:space="0" w:color="000000"/>
              <w:right w:val="single" w:sz="4" w:space="0" w:color="000000"/>
            </w:tcBorders>
          </w:tcPr>
          <w:p w14:paraId="6C97AE28" w14:textId="77777777" w:rsidR="00F93A98" w:rsidRPr="00BE2142" w:rsidRDefault="00B818CB" w:rsidP="0080369B">
            <w:pPr>
              <w:spacing w:after="0" w:line="259" w:lineRule="auto"/>
              <w:ind w:left="2" w:right="0" w:firstLine="0"/>
              <w:rPr>
                <w:rFonts w:ascii="Times New Roman" w:hAnsi="Times New Roman" w:cs="Times New Roman"/>
                <w:sz w:val="24"/>
                <w:szCs w:val="24"/>
              </w:rPr>
            </w:pPr>
            <w:r w:rsidRPr="00BE2142">
              <w:rPr>
                <w:rFonts w:ascii="Times New Roman" w:hAnsi="Times New Roman" w:cs="Times New Roman"/>
                <w:sz w:val="24"/>
                <w:szCs w:val="24"/>
              </w:rPr>
              <w:t xml:space="preserve">Reviewer </w:t>
            </w:r>
          </w:p>
        </w:tc>
        <w:tc>
          <w:tcPr>
            <w:tcW w:w="7819" w:type="dxa"/>
            <w:tcBorders>
              <w:top w:val="single" w:sz="4" w:space="0" w:color="000000"/>
              <w:left w:val="single" w:sz="4" w:space="0" w:color="000000"/>
              <w:bottom w:val="single" w:sz="4" w:space="0" w:color="000000"/>
              <w:right w:val="single" w:sz="4" w:space="0" w:color="000000"/>
            </w:tcBorders>
          </w:tcPr>
          <w:p w14:paraId="120136AF" w14:textId="77777777" w:rsidR="00F93A98" w:rsidRPr="00BE2142" w:rsidRDefault="00B818CB" w:rsidP="0080369B">
            <w:pPr>
              <w:spacing w:after="0" w:line="259" w:lineRule="auto"/>
              <w:ind w:right="62" w:firstLine="0"/>
              <w:rPr>
                <w:rFonts w:ascii="Times New Roman" w:hAnsi="Times New Roman" w:cs="Times New Roman"/>
                <w:sz w:val="24"/>
                <w:szCs w:val="24"/>
              </w:rPr>
            </w:pPr>
            <w:r w:rsidRPr="00BE2142">
              <w:rPr>
                <w:rFonts w:ascii="Times New Roman" w:hAnsi="Times New Roman" w:cs="Times New Roman"/>
                <w:sz w:val="24"/>
                <w:szCs w:val="24"/>
              </w:rPr>
              <w:t xml:space="preserve">An individual at your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who did not perform the experiment but who may have been involved in the design of it as a supervisor or team member. The reviewer should check the experimental record for completeness and scientific rigor.</w:t>
            </w:r>
            <w:r w:rsidRPr="00BE2142">
              <w:rPr>
                <w:rFonts w:ascii="Times New Roman" w:eastAsia="Cambria" w:hAnsi="Times New Roman" w:cs="Times New Roman"/>
                <w:sz w:val="24"/>
                <w:szCs w:val="24"/>
              </w:rPr>
              <w:t xml:space="preserve">  </w:t>
            </w:r>
          </w:p>
        </w:tc>
      </w:tr>
      <w:tr w:rsidR="00F93A98" w:rsidRPr="00BE2142" w14:paraId="14AA2FFB" w14:textId="77777777">
        <w:trPr>
          <w:trHeight w:val="941"/>
        </w:trPr>
        <w:tc>
          <w:tcPr>
            <w:tcW w:w="1477" w:type="dxa"/>
            <w:tcBorders>
              <w:top w:val="single" w:sz="4" w:space="0" w:color="000000"/>
              <w:left w:val="single" w:sz="4" w:space="0" w:color="000000"/>
              <w:bottom w:val="single" w:sz="4" w:space="0" w:color="000000"/>
              <w:right w:val="single" w:sz="4" w:space="0" w:color="000000"/>
            </w:tcBorders>
          </w:tcPr>
          <w:p w14:paraId="14236184" w14:textId="77777777" w:rsidR="00F93A98" w:rsidRPr="00BE2142" w:rsidRDefault="00B818CB" w:rsidP="0080369B">
            <w:pPr>
              <w:spacing w:after="0" w:line="259" w:lineRule="auto"/>
              <w:ind w:left="2" w:right="0" w:firstLine="0"/>
              <w:rPr>
                <w:rFonts w:ascii="Times New Roman" w:hAnsi="Times New Roman" w:cs="Times New Roman"/>
                <w:sz w:val="24"/>
                <w:szCs w:val="24"/>
              </w:rPr>
            </w:pPr>
            <w:r w:rsidRPr="00BE2142">
              <w:rPr>
                <w:rFonts w:ascii="Times New Roman" w:hAnsi="Times New Roman" w:cs="Times New Roman"/>
                <w:sz w:val="24"/>
                <w:szCs w:val="24"/>
              </w:rPr>
              <w:t xml:space="preserve">Secured transfer </w:t>
            </w:r>
          </w:p>
        </w:tc>
        <w:tc>
          <w:tcPr>
            <w:tcW w:w="7819" w:type="dxa"/>
            <w:tcBorders>
              <w:top w:val="single" w:sz="4" w:space="0" w:color="000000"/>
              <w:left w:val="single" w:sz="4" w:space="0" w:color="000000"/>
              <w:bottom w:val="single" w:sz="4" w:space="0" w:color="000000"/>
              <w:right w:val="single" w:sz="4" w:space="0" w:color="000000"/>
            </w:tcBorders>
          </w:tcPr>
          <w:p w14:paraId="2C60B270" w14:textId="77777777" w:rsidR="00F93A98" w:rsidRPr="00BE2142" w:rsidRDefault="00B818CB" w:rsidP="0080369B">
            <w:pPr>
              <w:spacing w:after="0" w:line="259" w:lineRule="auto"/>
              <w:ind w:right="59" w:firstLine="0"/>
              <w:rPr>
                <w:rFonts w:ascii="Times New Roman" w:hAnsi="Times New Roman" w:cs="Times New Roman"/>
                <w:sz w:val="24"/>
                <w:szCs w:val="24"/>
              </w:rPr>
            </w:pPr>
            <w:r w:rsidRPr="00BE2142">
              <w:rPr>
                <w:rFonts w:ascii="Times New Roman" w:hAnsi="Times New Roman" w:cs="Times New Roman"/>
                <w:sz w:val="24"/>
                <w:szCs w:val="24"/>
              </w:rPr>
              <w:t xml:space="preserve">A secure data / file transfer process ensuring that controls are implemented to safeguard Data Integrity (e.g. file size, data set completeness checks) and protect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confidential information and proprietary rights. </w:t>
            </w:r>
          </w:p>
        </w:tc>
      </w:tr>
    </w:tbl>
    <w:p w14:paraId="5FFF79FD" w14:textId="77777777" w:rsidR="00F93A98" w:rsidRPr="00BE2142" w:rsidRDefault="00B818CB" w:rsidP="0080369B">
      <w:pPr>
        <w:spacing w:after="158" w:line="259" w:lineRule="auto"/>
        <w:ind w:left="1044" w:right="0" w:firstLine="0"/>
        <w:rPr>
          <w:rFonts w:ascii="Times New Roman" w:hAnsi="Times New Roman" w:cs="Times New Roman"/>
          <w:sz w:val="24"/>
          <w:szCs w:val="24"/>
        </w:rPr>
      </w:pPr>
      <w:r w:rsidRPr="00BE2142">
        <w:rPr>
          <w:rFonts w:ascii="Times New Roman" w:hAnsi="Times New Roman" w:cs="Times New Roman"/>
          <w:b/>
          <w:color w:val="045FA9"/>
          <w:sz w:val="24"/>
          <w:szCs w:val="24"/>
        </w:rPr>
        <w:t xml:space="preserve"> </w:t>
      </w:r>
    </w:p>
    <w:p w14:paraId="66F7B586" w14:textId="77777777" w:rsidR="00F93A98" w:rsidRPr="00BE2142" w:rsidRDefault="00B818CB" w:rsidP="0080369B">
      <w:pPr>
        <w:pStyle w:val="Heading1"/>
        <w:ind w:left="679"/>
        <w:jc w:val="both"/>
        <w:rPr>
          <w:rFonts w:ascii="Times New Roman" w:hAnsi="Times New Roman" w:cs="Times New Roman"/>
          <w:sz w:val="24"/>
          <w:szCs w:val="24"/>
        </w:rPr>
      </w:pPr>
      <w:r w:rsidRPr="00BE2142">
        <w:rPr>
          <w:rFonts w:ascii="Times New Roman" w:hAnsi="Times New Roman" w:cs="Times New Roman"/>
          <w:sz w:val="24"/>
          <w:szCs w:val="24"/>
        </w:rPr>
        <w:t xml:space="preserve">3. General quality requirements </w:t>
      </w:r>
    </w:p>
    <w:p w14:paraId="47FBD4FC"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color w:val="045FA9"/>
          <w:sz w:val="24"/>
          <w:szCs w:val="24"/>
        </w:rPr>
        <w:t xml:space="preserve"> </w:t>
      </w:r>
    </w:p>
    <w:p w14:paraId="23269254"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The quality requirements outlined in this document are guided by a single set of integrity elements. The following table describes for each integrity element, the quality requirements which need to be fulfilled for the conduct of external non-GxP research activity for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w:t>
      </w:r>
    </w:p>
    <w:p w14:paraId="19C85EA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eastAsia="Cambria" w:hAnsi="Times New Roman" w:cs="Times New Roman"/>
          <w:b/>
          <w:color w:val="045FA9"/>
          <w:sz w:val="24"/>
          <w:szCs w:val="24"/>
        </w:rPr>
        <w:t xml:space="preserve"> </w:t>
      </w:r>
    </w:p>
    <w:tbl>
      <w:tblPr>
        <w:tblStyle w:val="TableGrid"/>
        <w:tblW w:w="9284" w:type="dxa"/>
        <w:tblInd w:w="335" w:type="dxa"/>
        <w:tblCellMar>
          <w:top w:w="81" w:type="dxa"/>
        </w:tblCellMar>
        <w:tblLook w:val="04A0" w:firstRow="1" w:lastRow="0" w:firstColumn="1" w:lastColumn="0" w:noHBand="0" w:noVBand="1"/>
      </w:tblPr>
      <w:tblGrid>
        <w:gridCol w:w="1907"/>
        <w:gridCol w:w="7377"/>
      </w:tblGrid>
      <w:tr w:rsidR="00F93A98" w:rsidRPr="00BE2142" w14:paraId="4F63CC5A" w14:textId="77777777">
        <w:trPr>
          <w:trHeight w:val="416"/>
        </w:trPr>
        <w:tc>
          <w:tcPr>
            <w:tcW w:w="1907" w:type="dxa"/>
            <w:tcBorders>
              <w:top w:val="single" w:sz="8" w:space="0" w:color="023761"/>
              <w:left w:val="single" w:sz="8" w:space="0" w:color="023761"/>
              <w:bottom w:val="single" w:sz="30" w:space="0" w:color="023761"/>
              <w:right w:val="nil"/>
            </w:tcBorders>
            <w:shd w:val="clear" w:color="auto" w:fill="023761"/>
          </w:tcPr>
          <w:p w14:paraId="36E33695" w14:textId="77777777" w:rsidR="00F93A98" w:rsidRPr="00BE2142" w:rsidRDefault="00B818CB" w:rsidP="0080369B">
            <w:pPr>
              <w:spacing w:after="0" w:line="259" w:lineRule="auto"/>
              <w:ind w:left="13" w:right="0" w:firstLine="0"/>
              <w:rPr>
                <w:rFonts w:ascii="Times New Roman" w:hAnsi="Times New Roman" w:cs="Times New Roman"/>
                <w:sz w:val="24"/>
                <w:szCs w:val="24"/>
              </w:rPr>
            </w:pPr>
            <w:r w:rsidRPr="00BE2142">
              <w:rPr>
                <w:rFonts w:ascii="Times New Roman" w:hAnsi="Times New Roman" w:cs="Times New Roman"/>
                <w:b/>
                <w:color w:val="FFFFFF"/>
                <w:sz w:val="24"/>
                <w:szCs w:val="24"/>
              </w:rPr>
              <w:t>Integrity elements</w:t>
            </w:r>
            <w:r w:rsidRPr="00BE2142">
              <w:rPr>
                <w:rFonts w:ascii="Times New Roman" w:eastAsia="Cambria" w:hAnsi="Times New Roman" w:cs="Times New Roman"/>
                <w:b/>
                <w:color w:val="FFFFFF"/>
                <w:sz w:val="24"/>
                <w:szCs w:val="24"/>
                <w:vertAlign w:val="subscript"/>
              </w:rPr>
              <w:t xml:space="preserve"> </w:t>
            </w:r>
          </w:p>
        </w:tc>
        <w:tc>
          <w:tcPr>
            <w:tcW w:w="7377" w:type="dxa"/>
            <w:tcBorders>
              <w:top w:val="single" w:sz="8" w:space="0" w:color="023761"/>
              <w:left w:val="nil"/>
              <w:bottom w:val="single" w:sz="30" w:space="0" w:color="023761"/>
              <w:right w:val="single" w:sz="8" w:space="0" w:color="023761"/>
            </w:tcBorders>
            <w:shd w:val="clear" w:color="auto" w:fill="023761"/>
          </w:tcPr>
          <w:p w14:paraId="45B1C1C7"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color w:val="FFFFFF"/>
                <w:sz w:val="24"/>
                <w:szCs w:val="24"/>
              </w:rPr>
              <w:t>Quality requirements</w:t>
            </w:r>
            <w:r w:rsidRPr="00BE2142">
              <w:rPr>
                <w:rFonts w:ascii="Times New Roman" w:eastAsia="Cambria" w:hAnsi="Times New Roman" w:cs="Times New Roman"/>
                <w:color w:val="FFFFFF"/>
                <w:sz w:val="24"/>
                <w:szCs w:val="24"/>
                <w:vertAlign w:val="subscript"/>
              </w:rPr>
              <w:t xml:space="preserve"> </w:t>
            </w:r>
          </w:p>
        </w:tc>
      </w:tr>
      <w:tr w:rsidR="00F93A98" w:rsidRPr="00BE2142" w14:paraId="46D336E3" w14:textId="77777777">
        <w:trPr>
          <w:trHeight w:val="4166"/>
        </w:trPr>
        <w:tc>
          <w:tcPr>
            <w:tcW w:w="1907" w:type="dxa"/>
            <w:tcBorders>
              <w:top w:val="single" w:sz="30" w:space="0" w:color="023761"/>
              <w:left w:val="single" w:sz="8" w:space="0" w:color="023761"/>
              <w:bottom w:val="single" w:sz="8" w:space="0" w:color="023761"/>
              <w:right w:val="nil"/>
            </w:tcBorders>
          </w:tcPr>
          <w:p w14:paraId="42A38976" w14:textId="77777777" w:rsidR="00F93A98" w:rsidRPr="00BE2142" w:rsidRDefault="00B818CB" w:rsidP="0080369B">
            <w:pPr>
              <w:spacing w:after="0" w:line="259" w:lineRule="auto"/>
              <w:ind w:left="13" w:right="0" w:firstLine="0"/>
              <w:rPr>
                <w:rFonts w:ascii="Times New Roman" w:hAnsi="Times New Roman" w:cs="Times New Roman"/>
                <w:sz w:val="24"/>
                <w:szCs w:val="24"/>
              </w:rPr>
            </w:pPr>
            <w:r w:rsidRPr="00BE2142">
              <w:rPr>
                <w:rFonts w:ascii="Times New Roman" w:hAnsi="Times New Roman" w:cs="Times New Roman"/>
                <w:b/>
                <w:sz w:val="24"/>
                <w:szCs w:val="24"/>
              </w:rPr>
              <w:t>Management and Governance</w:t>
            </w:r>
            <w:r w:rsidRPr="00BE2142">
              <w:rPr>
                <w:rFonts w:ascii="Times New Roman" w:hAnsi="Times New Roman" w:cs="Times New Roman"/>
                <w:sz w:val="24"/>
                <w:szCs w:val="24"/>
              </w:rPr>
              <w:t xml:space="preserve"> </w:t>
            </w:r>
          </w:p>
        </w:tc>
        <w:tc>
          <w:tcPr>
            <w:tcW w:w="7377" w:type="dxa"/>
            <w:tcBorders>
              <w:top w:val="single" w:sz="30" w:space="0" w:color="023761"/>
              <w:left w:val="nil"/>
              <w:bottom w:val="single" w:sz="8" w:space="0" w:color="023761"/>
              <w:right w:val="single" w:sz="8" w:space="0" w:color="023761"/>
            </w:tcBorders>
          </w:tcPr>
          <w:p w14:paraId="16DD5BD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must have established and implemented Management and </w:t>
            </w:r>
          </w:p>
          <w:p w14:paraId="451A31FC" w14:textId="77777777" w:rsidR="00F93A98" w:rsidRPr="00BE2142" w:rsidRDefault="00B818CB" w:rsidP="0080369B">
            <w:pPr>
              <w:spacing w:after="240" w:line="241"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Governance structures appropriate to the scope of the services being performed, including all supporting documentation / operations.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must ensure that key responsibilities are defined and endorsed within the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w:t>
            </w:r>
          </w:p>
          <w:p w14:paraId="18FC5E53" w14:textId="77777777" w:rsidR="00F93A98" w:rsidRPr="00BE2142" w:rsidRDefault="00B818CB" w:rsidP="0080369B">
            <w:pPr>
              <w:spacing w:after="241" w:line="241"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must ensure the ability to maintain business continuity in the face of various challenges with negative impact on activity provision for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including disasters (Business continuity procedures and disaster recovery processes should be in place).  </w:t>
            </w:r>
          </w:p>
          <w:p w14:paraId="24BB5E76" w14:textId="77777777" w:rsidR="00F93A98" w:rsidRPr="00BE2142" w:rsidRDefault="00B818CB" w:rsidP="0080369B">
            <w:pPr>
              <w:spacing w:after="118" w:line="241"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A mechanism should be considered to enable the timely sharing of control, reference and other data that do not infringe the IP clauses of the collaboration agreement. </w:t>
            </w:r>
          </w:p>
          <w:p w14:paraId="43239335"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All quality issues (e.g. significant variation from the quality requirements outlined therein) must be well addressed to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following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’s established procedures.  </w:t>
            </w:r>
          </w:p>
        </w:tc>
      </w:tr>
      <w:tr w:rsidR="00F93A98" w:rsidRPr="00BE2142" w14:paraId="17FF48C9" w14:textId="77777777">
        <w:trPr>
          <w:trHeight w:val="2703"/>
        </w:trPr>
        <w:tc>
          <w:tcPr>
            <w:tcW w:w="1907" w:type="dxa"/>
            <w:tcBorders>
              <w:top w:val="single" w:sz="8" w:space="0" w:color="023761"/>
              <w:left w:val="single" w:sz="8" w:space="0" w:color="023761"/>
              <w:bottom w:val="single" w:sz="8" w:space="0" w:color="023761"/>
              <w:right w:val="nil"/>
            </w:tcBorders>
          </w:tcPr>
          <w:p w14:paraId="2FED8C1D" w14:textId="77777777" w:rsidR="00F93A98" w:rsidRPr="00BE2142" w:rsidRDefault="00B818CB" w:rsidP="0080369B">
            <w:pPr>
              <w:spacing w:after="0" w:line="259" w:lineRule="auto"/>
              <w:ind w:left="13" w:right="0" w:firstLine="0"/>
              <w:rPr>
                <w:rFonts w:ascii="Times New Roman" w:hAnsi="Times New Roman" w:cs="Times New Roman"/>
                <w:sz w:val="24"/>
                <w:szCs w:val="24"/>
              </w:rPr>
            </w:pPr>
            <w:r w:rsidRPr="00BE2142">
              <w:rPr>
                <w:rFonts w:ascii="Times New Roman" w:hAnsi="Times New Roman" w:cs="Times New Roman"/>
                <w:b/>
                <w:sz w:val="24"/>
                <w:szCs w:val="24"/>
              </w:rPr>
              <w:t xml:space="preserve">Personnel and Trainings </w:t>
            </w:r>
          </w:p>
        </w:tc>
        <w:tc>
          <w:tcPr>
            <w:tcW w:w="7377" w:type="dxa"/>
            <w:tcBorders>
              <w:top w:val="single" w:sz="8" w:space="0" w:color="023761"/>
              <w:left w:val="nil"/>
              <w:bottom w:val="single" w:sz="8" w:space="0" w:color="023761"/>
              <w:right w:val="single" w:sz="8" w:space="0" w:color="023761"/>
            </w:tcBorders>
          </w:tcPr>
          <w:p w14:paraId="472512B8"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must ensure that  </w:t>
            </w:r>
          </w:p>
          <w:p w14:paraId="744C030B"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31DB3E9" w14:textId="77777777" w:rsidR="00F93A98" w:rsidRPr="00BE2142" w:rsidRDefault="00B818CB" w:rsidP="0080369B">
            <w:pPr>
              <w:numPr>
                <w:ilvl w:val="0"/>
                <w:numId w:val="18"/>
              </w:numPr>
              <w:spacing w:after="13" w:line="27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all staff members of the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involved in the conduct of the activity demonstrate a good awareness of job functions and responsibilities,</w:t>
            </w:r>
          </w:p>
          <w:p w14:paraId="458BAF4F" w14:textId="77777777" w:rsidR="00F93A98" w:rsidRPr="00BE2142" w:rsidRDefault="00B818CB" w:rsidP="0080369B">
            <w:pPr>
              <w:numPr>
                <w:ilvl w:val="0"/>
                <w:numId w:val="18"/>
              </w:numPr>
              <w:spacing w:after="13" w:line="27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an adequate number of personnel with the appropriate level of qualification is assigned to provide defined activities, </w:t>
            </w:r>
          </w:p>
          <w:p w14:paraId="1AD15659" w14:textId="77777777" w:rsidR="00F93A98" w:rsidRPr="00BE2142" w:rsidRDefault="00B818CB" w:rsidP="0080369B">
            <w:pPr>
              <w:numPr>
                <w:ilvl w:val="0"/>
                <w:numId w:val="18"/>
              </w:numPr>
              <w:spacing w:after="25" w:line="27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all tasks related to the contracted activity must be performed by a staff member of the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who has been sufficiently trained (including </w:t>
            </w:r>
          </w:p>
          <w:p w14:paraId="6BEA5657" w14:textId="77777777" w:rsidR="00F93A98" w:rsidRPr="00BE2142" w:rsidRDefault="00B818CB" w:rsidP="0080369B">
            <w:pPr>
              <w:spacing w:after="0" w:line="259" w:lineRule="auto"/>
              <w:ind w:left="721" w:right="0" w:firstLine="0"/>
              <w:rPr>
                <w:rFonts w:ascii="Times New Roman" w:hAnsi="Times New Roman" w:cs="Times New Roman"/>
                <w:sz w:val="24"/>
                <w:szCs w:val="24"/>
              </w:rPr>
            </w:pP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’s procedures and policies) to perform activity in an effective and safe manner, </w:t>
            </w:r>
          </w:p>
        </w:tc>
      </w:tr>
    </w:tbl>
    <w:p w14:paraId="37980031" w14:textId="77777777" w:rsidR="00F93A98" w:rsidRPr="00BE2142" w:rsidRDefault="00F93A98" w:rsidP="0080369B">
      <w:pPr>
        <w:spacing w:after="0" w:line="259" w:lineRule="auto"/>
        <w:ind w:left="-936" w:right="41" w:firstLine="0"/>
        <w:rPr>
          <w:rFonts w:ascii="Times New Roman" w:hAnsi="Times New Roman" w:cs="Times New Roman"/>
          <w:sz w:val="24"/>
          <w:szCs w:val="24"/>
        </w:rPr>
      </w:pPr>
    </w:p>
    <w:tbl>
      <w:tblPr>
        <w:tblStyle w:val="TableGrid"/>
        <w:tblW w:w="9288" w:type="dxa"/>
        <w:tblInd w:w="334" w:type="dxa"/>
        <w:tblCellMar>
          <w:top w:w="81" w:type="dxa"/>
          <w:left w:w="14" w:type="dxa"/>
        </w:tblCellMar>
        <w:tblLook w:val="04A0" w:firstRow="1" w:lastRow="0" w:firstColumn="1" w:lastColumn="0" w:noHBand="0" w:noVBand="1"/>
      </w:tblPr>
      <w:tblGrid>
        <w:gridCol w:w="9288"/>
      </w:tblGrid>
      <w:tr w:rsidR="00F93A98" w:rsidRPr="00BE2142" w14:paraId="70B1FD77" w14:textId="77777777">
        <w:trPr>
          <w:trHeight w:val="1712"/>
        </w:trPr>
        <w:tc>
          <w:tcPr>
            <w:tcW w:w="9288" w:type="dxa"/>
            <w:tcBorders>
              <w:top w:val="single" w:sz="8" w:space="0" w:color="023761"/>
              <w:left w:val="single" w:sz="8" w:space="0" w:color="023761"/>
              <w:bottom w:val="single" w:sz="8" w:space="0" w:color="023761"/>
              <w:right w:val="single" w:sz="8" w:space="0" w:color="023761"/>
            </w:tcBorders>
          </w:tcPr>
          <w:p w14:paraId="5D4C21FA" w14:textId="77777777" w:rsidR="00F93A98" w:rsidRPr="00BE2142" w:rsidRDefault="00B818CB" w:rsidP="0080369B">
            <w:pPr>
              <w:numPr>
                <w:ilvl w:val="0"/>
                <w:numId w:val="19"/>
              </w:numPr>
              <w:spacing w:after="0" w:line="259" w:lineRule="auto"/>
              <w:ind w:right="21" w:hanging="360"/>
              <w:rPr>
                <w:rFonts w:ascii="Times New Roman" w:hAnsi="Times New Roman" w:cs="Times New Roman"/>
                <w:sz w:val="24"/>
                <w:szCs w:val="24"/>
              </w:rPr>
            </w:pPr>
            <w:r w:rsidRPr="00BE2142">
              <w:rPr>
                <w:rFonts w:ascii="Times New Roman" w:hAnsi="Times New Roman" w:cs="Times New Roman"/>
                <w:sz w:val="24"/>
                <w:szCs w:val="24"/>
              </w:rPr>
              <w:t xml:space="preserve">trainer(s) are expected to have undergone adequate training themselves, </w:t>
            </w:r>
          </w:p>
          <w:p w14:paraId="4CC06D47" w14:textId="77777777" w:rsidR="00F93A98" w:rsidRPr="00BE2142" w:rsidRDefault="00B818CB" w:rsidP="0080369B">
            <w:pPr>
              <w:numPr>
                <w:ilvl w:val="0"/>
                <w:numId w:val="19"/>
              </w:numPr>
              <w:spacing w:after="0" w:line="259" w:lineRule="auto"/>
              <w:ind w:right="21" w:hanging="360"/>
              <w:rPr>
                <w:rFonts w:ascii="Times New Roman" w:hAnsi="Times New Roman" w:cs="Times New Roman"/>
                <w:sz w:val="24"/>
                <w:szCs w:val="24"/>
              </w:rPr>
            </w:pPr>
            <w:r w:rsidRPr="00BE2142">
              <w:rPr>
                <w:rFonts w:ascii="Times New Roman" w:hAnsi="Times New Roman" w:cs="Times New Roman"/>
                <w:sz w:val="24"/>
                <w:szCs w:val="24"/>
              </w:rPr>
              <w:t xml:space="preserve">such trainings are fully documented, </w:t>
            </w:r>
          </w:p>
          <w:p w14:paraId="0D2D277F" w14:textId="77777777" w:rsidR="00F93A98" w:rsidRPr="00BE2142" w:rsidRDefault="00B818CB" w:rsidP="0080369B">
            <w:pPr>
              <w:numPr>
                <w:ilvl w:val="0"/>
                <w:numId w:val="19"/>
              </w:numPr>
              <w:spacing w:after="0" w:line="278" w:lineRule="auto"/>
              <w:ind w:right="21" w:hanging="360"/>
              <w:rPr>
                <w:rFonts w:ascii="Times New Roman" w:hAnsi="Times New Roman" w:cs="Times New Roman"/>
                <w:sz w:val="24"/>
                <w:szCs w:val="24"/>
              </w:rPr>
            </w:pPr>
            <w:proofErr w:type="gramStart"/>
            <w:r w:rsidRPr="00BE2142">
              <w:rPr>
                <w:rFonts w:ascii="Times New Roman" w:hAnsi="Times New Roman" w:cs="Times New Roman"/>
                <w:sz w:val="24"/>
                <w:szCs w:val="24"/>
              </w:rPr>
              <w:t>such</w:t>
            </w:r>
            <w:proofErr w:type="gramEnd"/>
            <w:r w:rsidRPr="00BE2142">
              <w:rPr>
                <w:rFonts w:ascii="Times New Roman" w:hAnsi="Times New Roman" w:cs="Times New Roman"/>
                <w:sz w:val="24"/>
                <w:szCs w:val="24"/>
              </w:rPr>
              <w:t xml:space="preserve"> documentation can be made available on request for inspection and/or audits by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its affiliates, agents or representatives or any Regulatory Authorities. </w:t>
            </w:r>
          </w:p>
          <w:p w14:paraId="1850D96E" w14:textId="77777777" w:rsidR="00F93A98" w:rsidRPr="00BE2142" w:rsidRDefault="00B818CB" w:rsidP="0080369B">
            <w:pPr>
              <w:spacing w:after="0" w:line="259" w:lineRule="auto"/>
              <w:ind w:left="261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604933B4" w14:textId="77777777">
        <w:trPr>
          <w:trHeight w:val="6956"/>
        </w:trPr>
        <w:tc>
          <w:tcPr>
            <w:tcW w:w="9288" w:type="dxa"/>
            <w:tcBorders>
              <w:top w:val="single" w:sz="8" w:space="0" w:color="023761"/>
              <w:left w:val="single" w:sz="8" w:space="0" w:color="023761"/>
              <w:bottom w:val="single" w:sz="8" w:space="0" w:color="023761"/>
              <w:right w:val="single" w:sz="8" w:space="0" w:color="023761"/>
            </w:tcBorders>
          </w:tcPr>
          <w:p w14:paraId="7755BA62" w14:textId="77777777" w:rsidR="00F93A98" w:rsidRPr="00BE2142" w:rsidRDefault="00B818CB" w:rsidP="0080369B">
            <w:pPr>
              <w:tabs>
                <w:tab w:val="center" w:pos="3438"/>
              </w:tabs>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Facilities and </w:t>
            </w:r>
            <w:r w:rsidRPr="00BE2142">
              <w:rPr>
                <w:rFonts w:ascii="Times New Roman" w:hAnsi="Times New Roman" w:cs="Times New Roman"/>
                <w:b/>
                <w:sz w:val="24"/>
                <w:szCs w:val="24"/>
              </w:rPr>
              <w:tab/>
              <w:t xml:space="preserve">ORGANIZATION </w:t>
            </w:r>
            <w:r w:rsidRPr="00BE2142">
              <w:rPr>
                <w:rFonts w:ascii="Times New Roman" w:hAnsi="Times New Roman" w:cs="Times New Roman"/>
                <w:sz w:val="24"/>
                <w:szCs w:val="24"/>
              </w:rPr>
              <w:t xml:space="preserve">must ensure that  </w:t>
            </w:r>
          </w:p>
          <w:p w14:paraId="2EDC410E" w14:textId="77777777" w:rsidR="00F93A98" w:rsidRPr="00BE2142" w:rsidRDefault="00B818CB" w:rsidP="0080369B">
            <w:pPr>
              <w:tabs>
                <w:tab w:val="center" w:pos="1894"/>
              </w:tabs>
              <w:spacing w:after="15"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Equipment </w:t>
            </w:r>
            <w:r w:rsidRPr="00BE2142">
              <w:rPr>
                <w:rFonts w:ascii="Times New Roman" w:hAnsi="Times New Roman" w:cs="Times New Roman"/>
                <w:b/>
                <w:sz w:val="24"/>
                <w:szCs w:val="24"/>
              </w:rPr>
              <w:tab/>
            </w:r>
            <w:r w:rsidRPr="00BE2142">
              <w:rPr>
                <w:rFonts w:ascii="Times New Roman" w:hAnsi="Times New Roman" w:cs="Times New Roman"/>
                <w:sz w:val="24"/>
                <w:szCs w:val="24"/>
              </w:rPr>
              <w:t xml:space="preserve"> </w:t>
            </w:r>
          </w:p>
          <w:p w14:paraId="52B88EE0" w14:textId="77777777" w:rsidR="00F93A98" w:rsidRPr="00BE2142" w:rsidRDefault="00B818CB" w:rsidP="0080369B">
            <w:pPr>
              <w:numPr>
                <w:ilvl w:val="0"/>
                <w:numId w:val="20"/>
              </w:numPr>
              <w:spacing w:after="38" w:line="25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research facilities provide an effective, safe and secure work environment, </w:t>
            </w:r>
          </w:p>
          <w:p w14:paraId="0D4E0A95" w14:textId="77777777" w:rsidR="00F93A98" w:rsidRPr="00BE2142" w:rsidRDefault="00B818CB" w:rsidP="0080369B">
            <w:pPr>
              <w:tabs>
                <w:tab w:val="center" w:pos="2300"/>
                <w:tab w:val="right" w:pos="9273"/>
              </w:tabs>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Computerized </w:t>
            </w:r>
            <w:r w:rsidRPr="00BE2142">
              <w:rPr>
                <w:rFonts w:ascii="Times New Roman" w:hAnsi="Times New Roman" w:cs="Times New Roman"/>
                <w:b/>
                <w:sz w:val="24"/>
                <w:szCs w:val="24"/>
              </w:rPr>
              <w:tab/>
            </w:r>
            <w:r w:rsidRPr="00BE2142">
              <w:rPr>
                <w:rFonts w:ascii="Times New Roman" w:eastAsia="Segoe UI Symbol" w:hAnsi="Times New Roman" w:cs="Times New Roman"/>
                <w:sz w:val="24"/>
                <w:szCs w:val="24"/>
                <w:vertAlign w:val="subscript"/>
              </w:rPr>
              <w:t>•</w:t>
            </w: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research facilities associated with specific laboratory hazards (e.g. ionizing </w:t>
            </w:r>
          </w:p>
          <w:p w14:paraId="05F8BC7E" w14:textId="77777777" w:rsidR="00F93A98" w:rsidRPr="00BE2142" w:rsidRDefault="00B818CB" w:rsidP="0080369B">
            <w:pPr>
              <w:spacing w:after="73" w:line="216" w:lineRule="auto"/>
              <w:ind w:right="27" w:firstLine="0"/>
              <w:rPr>
                <w:rFonts w:ascii="Times New Roman" w:hAnsi="Times New Roman" w:cs="Times New Roman"/>
                <w:sz w:val="24"/>
                <w:szCs w:val="24"/>
              </w:rPr>
            </w:pPr>
            <w:r w:rsidRPr="00BE2142">
              <w:rPr>
                <w:rFonts w:ascii="Times New Roman" w:hAnsi="Times New Roman" w:cs="Times New Roman"/>
                <w:b/>
                <w:sz w:val="24"/>
                <w:szCs w:val="24"/>
                <w:vertAlign w:val="superscript"/>
              </w:rPr>
              <w:t xml:space="preserve">Systems and </w:t>
            </w:r>
            <w:r w:rsidRPr="00BE2142">
              <w:rPr>
                <w:rFonts w:ascii="Times New Roman" w:hAnsi="Times New Roman" w:cs="Times New Roman"/>
                <w:sz w:val="24"/>
                <w:szCs w:val="24"/>
              </w:rPr>
              <w:t xml:space="preserve">radiation, controlled substances, biohazardous materials, animal allergens) </w:t>
            </w:r>
            <w:r w:rsidRPr="00BE2142">
              <w:rPr>
                <w:rFonts w:ascii="Times New Roman" w:hAnsi="Times New Roman" w:cs="Times New Roman"/>
                <w:b/>
                <w:sz w:val="24"/>
                <w:szCs w:val="24"/>
              </w:rPr>
              <w:t xml:space="preserve">Applications </w:t>
            </w:r>
            <w:r w:rsidRPr="00BE2142">
              <w:rPr>
                <w:rFonts w:ascii="Times New Roman" w:hAnsi="Times New Roman" w:cs="Times New Roman"/>
                <w:sz w:val="24"/>
                <w:szCs w:val="24"/>
              </w:rPr>
              <w:t xml:space="preserve">are compliant with respective regulations, </w:t>
            </w:r>
          </w:p>
          <w:p w14:paraId="3263D064" w14:textId="77777777" w:rsidR="00F93A98" w:rsidRPr="00BE2142" w:rsidRDefault="00B818CB" w:rsidP="0080369B">
            <w:pPr>
              <w:numPr>
                <w:ilvl w:val="0"/>
                <w:numId w:val="20"/>
              </w:numPr>
              <w:spacing w:after="14" w:line="278"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research samples, material, data and documentation are securely and safely stored (e.g. to prevent unauthorized access to the laboratory, computerized systems and data, data loss by pest, fire, </w:t>
            </w:r>
            <w:proofErr w:type="spellStart"/>
            <w:r w:rsidRPr="00BE2142">
              <w:rPr>
                <w:rFonts w:ascii="Times New Roman" w:hAnsi="Times New Roman" w:cs="Times New Roman"/>
                <w:sz w:val="24"/>
                <w:szCs w:val="24"/>
              </w:rPr>
              <w:t>etc</w:t>
            </w:r>
            <w:proofErr w:type="spellEnd"/>
            <w:r w:rsidRPr="00BE2142">
              <w:rPr>
                <w:rFonts w:ascii="Times New Roman" w:hAnsi="Times New Roman" w:cs="Times New Roman"/>
                <w:sz w:val="24"/>
                <w:szCs w:val="24"/>
              </w:rPr>
              <w:t xml:space="preserve">), </w:t>
            </w:r>
          </w:p>
          <w:p w14:paraId="3A3E6305" w14:textId="77777777" w:rsidR="00F93A98" w:rsidRPr="00BE2142" w:rsidRDefault="00B818CB" w:rsidP="0080369B">
            <w:pPr>
              <w:numPr>
                <w:ilvl w:val="0"/>
                <w:numId w:val="20"/>
              </w:numPr>
              <w:spacing w:after="17" w:line="277" w:lineRule="auto"/>
              <w:ind w:right="0" w:hanging="360"/>
              <w:rPr>
                <w:rFonts w:ascii="Times New Roman" w:hAnsi="Times New Roman" w:cs="Times New Roman"/>
                <w:sz w:val="24"/>
                <w:szCs w:val="24"/>
              </w:rPr>
            </w:pPr>
            <w:proofErr w:type="gramStart"/>
            <w:r w:rsidRPr="00BE2142">
              <w:rPr>
                <w:rFonts w:ascii="Times New Roman" w:hAnsi="Times New Roman" w:cs="Times New Roman"/>
                <w:sz w:val="24"/>
                <w:szCs w:val="24"/>
              </w:rPr>
              <w:t>research</w:t>
            </w:r>
            <w:proofErr w:type="gramEnd"/>
            <w:r w:rsidRPr="00BE2142">
              <w:rPr>
                <w:rFonts w:ascii="Times New Roman" w:hAnsi="Times New Roman" w:cs="Times New Roman"/>
                <w:sz w:val="24"/>
                <w:szCs w:val="24"/>
              </w:rPr>
              <w:t xml:space="preserve"> equipment, system and software which generate, capture, process, modify, report, transfer, store, delete or edit research data, ensure data accuracy, authenticity and security. They must be suitable for the task at hand and functioning properly, </w:t>
            </w:r>
          </w:p>
          <w:p w14:paraId="066996BA" w14:textId="77777777" w:rsidR="00F93A98" w:rsidRPr="00BE2142" w:rsidRDefault="00B818CB" w:rsidP="0080369B">
            <w:pPr>
              <w:numPr>
                <w:ilvl w:val="0"/>
                <w:numId w:val="20"/>
              </w:numPr>
              <w:spacing w:after="3" w:line="276"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data is checked for integrity/completeness upon transfer to </w:t>
            </w:r>
            <w:r w:rsidRPr="00BE2142">
              <w:rPr>
                <w:rFonts w:ascii="Times New Roman" w:hAnsi="Times New Roman" w:cs="Times New Roman"/>
                <w:b/>
                <w:sz w:val="24"/>
                <w:szCs w:val="24"/>
              </w:rPr>
              <w:t xml:space="preserve">NOVARTIS </w:t>
            </w:r>
            <w:r w:rsidRPr="00BE2142">
              <w:rPr>
                <w:rFonts w:ascii="Times New Roman" w:hAnsi="Times New Roman" w:cs="Times New Roman"/>
                <w:sz w:val="24"/>
                <w:szCs w:val="24"/>
              </w:rPr>
              <w:t xml:space="preserve">using secured transfers </w:t>
            </w:r>
          </w:p>
          <w:p w14:paraId="1BC8243B" w14:textId="77777777" w:rsidR="00F93A98" w:rsidRPr="00BE2142" w:rsidRDefault="00B818CB" w:rsidP="0080369B">
            <w:pPr>
              <w:spacing w:after="17" w:line="259" w:lineRule="auto"/>
              <w:ind w:left="261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822A9EC" w14:textId="77777777" w:rsidR="00F93A98" w:rsidRPr="00BE2142" w:rsidRDefault="00B818CB" w:rsidP="0080369B">
            <w:pPr>
              <w:spacing w:after="238" w:line="259" w:lineRule="auto"/>
              <w:ind w:left="1894" w:right="0" w:firstLine="0"/>
              <w:rPr>
                <w:rFonts w:ascii="Times New Roman" w:hAnsi="Times New Roman" w:cs="Times New Roman"/>
                <w:sz w:val="24"/>
                <w:szCs w:val="24"/>
              </w:rPr>
            </w:pPr>
            <w:r w:rsidRPr="00BE2142">
              <w:rPr>
                <w:rFonts w:ascii="Times New Roman" w:hAnsi="Times New Roman" w:cs="Times New Roman"/>
                <w:b/>
                <w:sz w:val="24"/>
                <w:szCs w:val="24"/>
              </w:rPr>
              <w:t xml:space="preserve">ORGANIZATION </w:t>
            </w:r>
            <w:r w:rsidRPr="00BE2142">
              <w:rPr>
                <w:rFonts w:ascii="Times New Roman" w:hAnsi="Times New Roman" w:cs="Times New Roman"/>
                <w:sz w:val="24"/>
                <w:szCs w:val="24"/>
              </w:rPr>
              <w:t>should ensure that</w:t>
            </w:r>
            <w:r w:rsidRPr="00BE2142">
              <w:rPr>
                <w:rFonts w:ascii="Times New Roman" w:hAnsi="Times New Roman" w:cs="Times New Roman"/>
                <w:b/>
                <w:sz w:val="24"/>
                <w:szCs w:val="24"/>
              </w:rPr>
              <w:t xml:space="preserve"> </w:t>
            </w:r>
          </w:p>
          <w:p w14:paraId="14DDAF4F" w14:textId="77777777" w:rsidR="00F93A98" w:rsidRPr="00BE2142" w:rsidRDefault="00B818CB" w:rsidP="0080369B">
            <w:pPr>
              <w:numPr>
                <w:ilvl w:val="0"/>
                <w:numId w:val="20"/>
              </w:numPr>
              <w:spacing w:after="13" w:line="27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equipment manuals are available and easily accessible for the authorized trained personnel involved in the contracted research activity, </w:t>
            </w:r>
          </w:p>
          <w:p w14:paraId="179B24BF" w14:textId="77777777" w:rsidR="00F93A98" w:rsidRPr="00BE2142" w:rsidRDefault="00B818CB" w:rsidP="0080369B">
            <w:pPr>
              <w:numPr>
                <w:ilvl w:val="0"/>
                <w:numId w:val="20"/>
              </w:numPr>
              <w:spacing w:after="13" w:line="27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where appropriate, environmental conditions (e.g. temperature or humidity), within a laboratory are controlled and monitored, </w:t>
            </w:r>
          </w:p>
          <w:p w14:paraId="35DD6BF5" w14:textId="77777777" w:rsidR="00F93A98" w:rsidRPr="00BE2142" w:rsidRDefault="00B818CB" w:rsidP="0080369B">
            <w:pPr>
              <w:numPr>
                <w:ilvl w:val="0"/>
                <w:numId w:val="20"/>
              </w:numPr>
              <w:spacing w:after="0" w:line="25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inventory is maintained for equipment used in the contracted research </w:t>
            </w:r>
          </w:p>
          <w:p w14:paraId="0A83752B" w14:textId="77777777" w:rsidR="00F93A98" w:rsidRPr="00BE2142" w:rsidRDefault="00B818CB" w:rsidP="0080369B">
            <w:pPr>
              <w:spacing w:after="32" w:line="259" w:lineRule="auto"/>
              <w:ind w:left="2614" w:right="0" w:firstLine="0"/>
              <w:rPr>
                <w:rFonts w:ascii="Times New Roman" w:hAnsi="Times New Roman" w:cs="Times New Roman"/>
                <w:sz w:val="24"/>
                <w:szCs w:val="24"/>
              </w:rPr>
            </w:pPr>
            <w:r w:rsidRPr="00BE2142">
              <w:rPr>
                <w:rFonts w:ascii="Times New Roman" w:hAnsi="Times New Roman" w:cs="Times New Roman"/>
                <w:sz w:val="24"/>
                <w:szCs w:val="24"/>
              </w:rPr>
              <w:t xml:space="preserve">activity,  </w:t>
            </w:r>
          </w:p>
          <w:p w14:paraId="703299F5" w14:textId="77777777" w:rsidR="00F93A98" w:rsidRPr="00BE2142" w:rsidRDefault="00B818CB" w:rsidP="0080369B">
            <w:pPr>
              <w:numPr>
                <w:ilvl w:val="0"/>
                <w:numId w:val="20"/>
              </w:numPr>
              <w:spacing w:after="0" w:line="259" w:lineRule="auto"/>
              <w:ind w:right="0" w:hanging="360"/>
              <w:rPr>
                <w:rFonts w:ascii="Times New Roman" w:hAnsi="Times New Roman" w:cs="Times New Roman"/>
                <w:sz w:val="24"/>
                <w:szCs w:val="24"/>
              </w:rPr>
            </w:pPr>
            <w:proofErr w:type="gramStart"/>
            <w:r w:rsidRPr="00BE2142">
              <w:rPr>
                <w:rFonts w:ascii="Times New Roman" w:hAnsi="Times New Roman" w:cs="Times New Roman"/>
                <w:sz w:val="24"/>
                <w:szCs w:val="24"/>
              </w:rPr>
              <w:t>fit</w:t>
            </w:r>
            <w:proofErr w:type="gramEnd"/>
            <w:r w:rsidRPr="00BE2142">
              <w:rPr>
                <w:rFonts w:ascii="Times New Roman" w:hAnsi="Times New Roman" w:cs="Times New Roman"/>
                <w:sz w:val="24"/>
                <w:szCs w:val="24"/>
              </w:rPr>
              <w:t xml:space="preserve"> for purpose equipment maintenance process is implemented, including management of the related records. </w:t>
            </w:r>
          </w:p>
        </w:tc>
      </w:tr>
      <w:tr w:rsidR="00F93A98" w:rsidRPr="00BE2142" w14:paraId="4386B752" w14:textId="77777777">
        <w:trPr>
          <w:trHeight w:val="2847"/>
        </w:trPr>
        <w:tc>
          <w:tcPr>
            <w:tcW w:w="9288" w:type="dxa"/>
            <w:tcBorders>
              <w:top w:val="single" w:sz="8" w:space="0" w:color="023761"/>
              <w:left w:val="single" w:sz="8" w:space="0" w:color="023761"/>
              <w:bottom w:val="single" w:sz="8" w:space="0" w:color="023761"/>
              <w:right w:val="single" w:sz="8" w:space="0" w:color="023761"/>
            </w:tcBorders>
          </w:tcPr>
          <w:p w14:paraId="73516936" w14:textId="77777777" w:rsidR="00F93A98" w:rsidRPr="00BE2142" w:rsidRDefault="00B818CB" w:rsidP="0080369B">
            <w:pPr>
              <w:spacing w:after="5"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Research Materials ORGANIZATION </w:t>
            </w:r>
            <w:r w:rsidRPr="00BE2142">
              <w:rPr>
                <w:rFonts w:ascii="Times New Roman" w:hAnsi="Times New Roman" w:cs="Times New Roman"/>
                <w:sz w:val="24"/>
                <w:szCs w:val="24"/>
              </w:rPr>
              <w:t xml:space="preserve">must ensure that  </w:t>
            </w:r>
          </w:p>
          <w:p w14:paraId="153E413E" w14:textId="77777777" w:rsidR="00F93A98" w:rsidRPr="00BE2142" w:rsidRDefault="00B818CB" w:rsidP="0080369B">
            <w:pPr>
              <w:spacing w:after="11" w:line="281" w:lineRule="auto"/>
              <w:ind w:left="2614" w:right="20" w:hanging="2614"/>
              <w:rPr>
                <w:rFonts w:ascii="Times New Roman" w:hAnsi="Times New Roman" w:cs="Times New Roman"/>
                <w:sz w:val="24"/>
                <w:szCs w:val="24"/>
              </w:rPr>
            </w:pPr>
            <w:r w:rsidRPr="00BE2142">
              <w:rPr>
                <w:rFonts w:ascii="Times New Roman" w:hAnsi="Times New Roman" w:cs="Times New Roman"/>
                <w:b/>
                <w:sz w:val="24"/>
                <w:szCs w:val="24"/>
              </w:rPr>
              <w:t xml:space="preserve">and Reagents </w:t>
            </w:r>
            <w:r w:rsidRPr="00BE2142">
              <w:rPr>
                <w:rFonts w:ascii="Times New Roman" w:eastAsia="Segoe UI Symbol" w:hAnsi="Times New Roman" w:cs="Times New Roman"/>
                <w:sz w:val="24"/>
                <w:szCs w:val="24"/>
              </w:rPr>
              <w:t>•</w:t>
            </w:r>
            <w:r w:rsidRPr="00BE2142">
              <w:rPr>
                <w:rFonts w:ascii="Times New Roman" w:hAnsi="Times New Roman" w:cs="Times New Roman"/>
                <w:sz w:val="24"/>
                <w:szCs w:val="24"/>
              </w:rPr>
              <w:t xml:space="preserve"> research materials and reagents, both chemical and biological, are fit for purpose, well managed, used and disposed in accordance with HSE principles and where applicable, respective specific regulation (e.g. Nagoya Protocol, Controlled substances, human tissues, radioactive...), </w:t>
            </w:r>
          </w:p>
          <w:p w14:paraId="1059AE7C" w14:textId="77777777" w:rsidR="00F93A98" w:rsidRPr="00BE2142" w:rsidRDefault="00B818CB" w:rsidP="0080369B">
            <w:pPr>
              <w:spacing w:after="0" w:line="279" w:lineRule="auto"/>
              <w:ind w:left="2614" w:right="0" w:hanging="360"/>
              <w:rPr>
                <w:rFonts w:ascii="Times New Roman" w:hAnsi="Times New Roman" w:cs="Times New Roman"/>
                <w:sz w:val="24"/>
                <w:szCs w:val="24"/>
              </w:rPr>
            </w:pPr>
            <w:r w:rsidRPr="00BE2142">
              <w:rPr>
                <w:rFonts w:ascii="Times New Roman" w:eastAsia="Segoe UI Symbol" w:hAnsi="Times New Roman" w:cs="Times New Roman"/>
                <w:sz w:val="24"/>
                <w:szCs w:val="24"/>
              </w:rPr>
              <w:t>•</w:t>
            </w:r>
            <w:r w:rsidRPr="00BE2142">
              <w:rPr>
                <w:rFonts w:ascii="Times New Roman" w:hAnsi="Times New Roman" w:cs="Times New Roman"/>
                <w:sz w:val="24"/>
                <w:szCs w:val="24"/>
              </w:rPr>
              <w:t xml:space="preserve"> </w:t>
            </w:r>
            <w:proofErr w:type="gramStart"/>
            <w:r w:rsidRPr="00BE2142">
              <w:rPr>
                <w:rFonts w:ascii="Times New Roman" w:hAnsi="Times New Roman" w:cs="Times New Roman"/>
                <w:sz w:val="24"/>
                <w:szCs w:val="24"/>
              </w:rPr>
              <w:t>corresponding</w:t>
            </w:r>
            <w:proofErr w:type="gramEnd"/>
            <w:r w:rsidRPr="00BE2142">
              <w:rPr>
                <w:rFonts w:ascii="Times New Roman" w:hAnsi="Times New Roman" w:cs="Times New Roman"/>
                <w:sz w:val="24"/>
                <w:szCs w:val="24"/>
              </w:rPr>
              <w:t xml:space="preserve"> documentation is sufficient to ensure that work could be repeated in the future using equivalent reagents. </w:t>
            </w:r>
          </w:p>
          <w:p w14:paraId="5B877F0C" w14:textId="77777777" w:rsidR="00F93A98" w:rsidRPr="00BE2142" w:rsidRDefault="00B818CB" w:rsidP="0080369B">
            <w:pPr>
              <w:spacing w:after="1" w:line="240" w:lineRule="auto"/>
              <w:ind w:left="1894" w:right="23" w:firstLine="0"/>
              <w:rPr>
                <w:rFonts w:ascii="Times New Roman" w:hAnsi="Times New Roman" w:cs="Times New Roman"/>
                <w:sz w:val="24"/>
                <w:szCs w:val="24"/>
              </w:rPr>
            </w:pPr>
            <w:r w:rsidRPr="00BE2142">
              <w:rPr>
                <w:rFonts w:ascii="Times New Roman" w:hAnsi="Times New Roman" w:cs="Times New Roman"/>
                <w:b/>
                <w:sz w:val="24"/>
                <w:szCs w:val="24"/>
              </w:rPr>
              <w:t xml:space="preserve">ORGANIZATION </w:t>
            </w:r>
            <w:r w:rsidRPr="00BE2142">
              <w:rPr>
                <w:rFonts w:ascii="Times New Roman" w:hAnsi="Times New Roman" w:cs="Times New Roman"/>
                <w:sz w:val="24"/>
                <w:szCs w:val="24"/>
              </w:rPr>
              <w:t xml:space="preserve">must retain all materials in accordance with the requirements outlined in the study protocol, service agreement or other formal directive provided by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w:t>
            </w:r>
          </w:p>
          <w:p w14:paraId="7821CB71" w14:textId="77777777" w:rsidR="00F93A98" w:rsidRPr="00BE2142" w:rsidRDefault="00B818CB" w:rsidP="0080369B">
            <w:pPr>
              <w:spacing w:after="0" w:line="259" w:lineRule="auto"/>
              <w:ind w:left="189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7286A2DB" w14:textId="77777777">
        <w:trPr>
          <w:trHeight w:val="2434"/>
        </w:trPr>
        <w:tc>
          <w:tcPr>
            <w:tcW w:w="9288" w:type="dxa"/>
            <w:tcBorders>
              <w:top w:val="single" w:sz="8" w:space="0" w:color="023761"/>
              <w:left w:val="single" w:sz="8" w:space="0" w:color="023761"/>
              <w:bottom w:val="single" w:sz="8" w:space="0" w:color="023761"/>
              <w:right w:val="single" w:sz="8" w:space="0" w:color="023761"/>
            </w:tcBorders>
          </w:tcPr>
          <w:p w14:paraId="223395A4" w14:textId="77777777" w:rsidR="00F93A98" w:rsidRPr="00BE2142" w:rsidRDefault="00B818CB" w:rsidP="0080369B">
            <w:pPr>
              <w:tabs>
                <w:tab w:val="center" w:pos="3466"/>
              </w:tabs>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Processes and </w:t>
            </w:r>
            <w:r w:rsidRPr="00BE2142">
              <w:rPr>
                <w:rFonts w:ascii="Times New Roman" w:hAnsi="Times New Roman" w:cs="Times New Roman"/>
                <w:b/>
                <w:sz w:val="24"/>
                <w:szCs w:val="24"/>
              </w:rPr>
              <w:tab/>
              <w:t xml:space="preserve">ORGANIZATION </w:t>
            </w:r>
            <w:r w:rsidRPr="00BE2142">
              <w:rPr>
                <w:rFonts w:ascii="Times New Roman" w:hAnsi="Times New Roman" w:cs="Times New Roman"/>
                <w:sz w:val="24"/>
                <w:szCs w:val="24"/>
              </w:rPr>
              <w:t xml:space="preserve">must ensure that: </w:t>
            </w:r>
          </w:p>
          <w:p w14:paraId="300067AE" w14:textId="77777777" w:rsidR="00F93A98" w:rsidRPr="00BE2142" w:rsidRDefault="00B818CB" w:rsidP="0080369B">
            <w:pPr>
              <w:spacing w:after="8"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Methods </w:t>
            </w:r>
          </w:p>
          <w:p w14:paraId="1A965368" w14:textId="77777777" w:rsidR="00F93A98" w:rsidRPr="00BE2142" w:rsidRDefault="00B818CB" w:rsidP="0080369B">
            <w:pPr>
              <w:numPr>
                <w:ilvl w:val="0"/>
                <w:numId w:val="21"/>
              </w:numPr>
              <w:spacing w:after="14" w:line="278" w:lineRule="auto"/>
              <w:ind w:right="9" w:hanging="360"/>
              <w:rPr>
                <w:rFonts w:ascii="Times New Roman" w:hAnsi="Times New Roman" w:cs="Times New Roman"/>
                <w:sz w:val="24"/>
                <w:szCs w:val="24"/>
              </w:rPr>
            </w:pPr>
            <w:r w:rsidRPr="00BE2142">
              <w:rPr>
                <w:rFonts w:ascii="Times New Roman" w:hAnsi="Times New Roman" w:cs="Times New Roman"/>
                <w:sz w:val="24"/>
                <w:szCs w:val="24"/>
              </w:rPr>
              <w:t xml:space="preserve">research processes and methods are fit-for-purpose, complete and documented in a detailed manner enabling activity reproducibility and data reconstruction (including e.g. inclusion / exclusion criteria and/or acceptance criteria, acceptable ranges for standards, reference compounds, quality control, key parameters, defined statistical methods), </w:t>
            </w:r>
          </w:p>
          <w:p w14:paraId="140A846A" w14:textId="77777777" w:rsidR="00F93A98" w:rsidRPr="00BE2142" w:rsidRDefault="00B818CB" w:rsidP="0080369B">
            <w:pPr>
              <w:numPr>
                <w:ilvl w:val="0"/>
                <w:numId w:val="21"/>
              </w:numPr>
              <w:spacing w:after="0" w:line="259" w:lineRule="auto"/>
              <w:ind w:right="9" w:hanging="360"/>
              <w:rPr>
                <w:rFonts w:ascii="Times New Roman" w:hAnsi="Times New Roman" w:cs="Times New Roman"/>
                <w:sz w:val="24"/>
                <w:szCs w:val="24"/>
              </w:rPr>
            </w:pPr>
            <w:r w:rsidRPr="00BE2142">
              <w:rPr>
                <w:rFonts w:ascii="Times New Roman" w:hAnsi="Times New Roman" w:cs="Times New Roman"/>
                <w:sz w:val="24"/>
                <w:szCs w:val="24"/>
              </w:rPr>
              <w:t xml:space="preserve">research processes and methods are referenced in experimental / data analysis documentation, study report, and any publication, </w:t>
            </w:r>
          </w:p>
        </w:tc>
      </w:tr>
    </w:tbl>
    <w:p w14:paraId="3222AF49" w14:textId="77777777" w:rsidR="00F93A98" w:rsidRPr="00BE2142" w:rsidRDefault="00F93A98" w:rsidP="0080369B">
      <w:pPr>
        <w:spacing w:after="0" w:line="259" w:lineRule="auto"/>
        <w:ind w:left="-936" w:right="41" w:firstLine="0"/>
        <w:rPr>
          <w:rFonts w:ascii="Times New Roman" w:hAnsi="Times New Roman" w:cs="Times New Roman"/>
          <w:sz w:val="24"/>
          <w:szCs w:val="24"/>
        </w:rPr>
      </w:pPr>
    </w:p>
    <w:tbl>
      <w:tblPr>
        <w:tblStyle w:val="TableGrid"/>
        <w:tblW w:w="9288" w:type="dxa"/>
        <w:tblInd w:w="334" w:type="dxa"/>
        <w:tblCellMar>
          <w:top w:w="81" w:type="dxa"/>
          <w:left w:w="14" w:type="dxa"/>
          <w:bottom w:w="25" w:type="dxa"/>
        </w:tblCellMar>
        <w:tblLook w:val="04A0" w:firstRow="1" w:lastRow="0" w:firstColumn="1" w:lastColumn="0" w:noHBand="0" w:noVBand="1"/>
      </w:tblPr>
      <w:tblGrid>
        <w:gridCol w:w="9288"/>
      </w:tblGrid>
      <w:tr w:rsidR="00F93A98" w:rsidRPr="00BE2142" w14:paraId="71B33631" w14:textId="77777777">
        <w:trPr>
          <w:trHeight w:val="5430"/>
        </w:trPr>
        <w:tc>
          <w:tcPr>
            <w:tcW w:w="9288" w:type="dxa"/>
            <w:tcBorders>
              <w:top w:val="single" w:sz="8" w:space="0" w:color="023761"/>
              <w:left w:val="single" w:sz="8" w:space="0" w:color="023761"/>
              <w:bottom w:val="single" w:sz="8" w:space="0" w:color="023761"/>
              <w:right w:val="single" w:sz="8" w:space="0" w:color="023761"/>
            </w:tcBorders>
          </w:tcPr>
          <w:p w14:paraId="77AB4395" w14:textId="77777777" w:rsidR="00F93A98" w:rsidRPr="00BE2142" w:rsidRDefault="00B818CB" w:rsidP="0080369B">
            <w:pPr>
              <w:numPr>
                <w:ilvl w:val="0"/>
                <w:numId w:val="22"/>
              </w:numPr>
              <w:spacing w:after="16" w:line="278" w:lineRule="auto"/>
              <w:ind w:right="17" w:hanging="360"/>
              <w:rPr>
                <w:rFonts w:ascii="Times New Roman" w:hAnsi="Times New Roman" w:cs="Times New Roman"/>
                <w:sz w:val="24"/>
                <w:szCs w:val="24"/>
              </w:rPr>
            </w:pPr>
            <w:proofErr w:type="gramStart"/>
            <w:r w:rsidRPr="00BE2142">
              <w:rPr>
                <w:rFonts w:ascii="Times New Roman" w:hAnsi="Times New Roman" w:cs="Times New Roman"/>
                <w:sz w:val="24"/>
                <w:szCs w:val="24"/>
              </w:rPr>
              <w:t>notable</w:t>
            </w:r>
            <w:proofErr w:type="gramEnd"/>
            <w:r w:rsidRPr="00BE2142">
              <w:rPr>
                <w:rFonts w:ascii="Times New Roman" w:hAnsi="Times New Roman" w:cs="Times New Roman"/>
                <w:sz w:val="24"/>
                <w:szCs w:val="24"/>
              </w:rPr>
              <w:t xml:space="preserve"> changes to methods and processes  during conduct of the research study are documented in experimental documentation. Data must always be reported regardless its outcomes,  </w:t>
            </w:r>
          </w:p>
          <w:p w14:paraId="004C9096" w14:textId="77777777" w:rsidR="00F93A98" w:rsidRPr="00BE2142" w:rsidRDefault="00B818CB" w:rsidP="0080369B">
            <w:pPr>
              <w:numPr>
                <w:ilvl w:val="0"/>
                <w:numId w:val="22"/>
              </w:numPr>
              <w:spacing w:after="14" w:line="277" w:lineRule="auto"/>
              <w:ind w:right="17" w:hanging="360"/>
              <w:rPr>
                <w:rFonts w:ascii="Times New Roman" w:hAnsi="Times New Roman" w:cs="Times New Roman"/>
                <w:sz w:val="24"/>
                <w:szCs w:val="24"/>
              </w:rPr>
            </w:pPr>
            <w:proofErr w:type="gramStart"/>
            <w:r w:rsidRPr="00BE2142">
              <w:rPr>
                <w:rFonts w:ascii="Times New Roman" w:hAnsi="Times New Roman" w:cs="Times New Roman"/>
                <w:sz w:val="24"/>
                <w:szCs w:val="24"/>
              </w:rPr>
              <w:t>randomization</w:t>
            </w:r>
            <w:proofErr w:type="gramEnd"/>
            <w:r w:rsidRPr="00BE2142">
              <w:rPr>
                <w:rFonts w:ascii="Times New Roman" w:hAnsi="Times New Roman" w:cs="Times New Roman"/>
                <w:sz w:val="24"/>
                <w:szCs w:val="24"/>
              </w:rPr>
              <w:t xml:space="preserve"> and blinding are applied in the study design. If not done or if not maintained throughout the experiment (from subject/sample allocation to analysis), include the reasons in the study protocol, the study report and any publication, </w:t>
            </w:r>
          </w:p>
          <w:p w14:paraId="14537BDF" w14:textId="77777777" w:rsidR="00F93A98" w:rsidRPr="00BE2142" w:rsidRDefault="00B818CB" w:rsidP="0080369B">
            <w:pPr>
              <w:numPr>
                <w:ilvl w:val="0"/>
                <w:numId w:val="22"/>
              </w:numPr>
              <w:spacing w:after="0" w:line="278" w:lineRule="auto"/>
              <w:ind w:right="17" w:hanging="360"/>
              <w:rPr>
                <w:rFonts w:ascii="Times New Roman" w:hAnsi="Times New Roman" w:cs="Times New Roman"/>
                <w:sz w:val="24"/>
                <w:szCs w:val="24"/>
              </w:rPr>
            </w:pPr>
            <w:proofErr w:type="gramStart"/>
            <w:r w:rsidRPr="00BE2142">
              <w:rPr>
                <w:rFonts w:ascii="Times New Roman" w:hAnsi="Times New Roman" w:cs="Times New Roman"/>
                <w:sz w:val="24"/>
                <w:szCs w:val="24"/>
              </w:rPr>
              <w:t>sample</w:t>
            </w:r>
            <w:proofErr w:type="gramEnd"/>
            <w:r w:rsidRPr="00BE2142">
              <w:rPr>
                <w:rFonts w:ascii="Times New Roman" w:hAnsi="Times New Roman" w:cs="Times New Roman"/>
                <w:sz w:val="24"/>
                <w:szCs w:val="24"/>
              </w:rPr>
              <w:t xml:space="preserve"> size (e.g. using power analysis) is justified. Sample size and justification must be included in the study protocol, the study report and any publication. </w:t>
            </w:r>
          </w:p>
          <w:p w14:paraId="61C3E863" w14:textId="77777777" w:rsidR="00F93A98" w:rsidRPr="00BE2142" w:rsidRDefault="00B818CB" w:rsidP="0080369B">
            <w:pPr>
              <w:spacing w:after="239" w:line="259" w:lineRule="auto"/>
              <w:ind w:left="1894" w:right="0" w:firstLine="0"/>
              <w:rPr>
                <w:rFonts w:ascii="Times New Roman" w:hAnsi="Times New Roman" w:cs="Times New Roman"/>
                <w:sz w:val="24"/>
                <w:szCs w:val="24"/>
              </w:rPr>
            </w:pPr>
            <w:r w:rsidRPr="00BE2142">
              <w:rPr>
                <w:rFonts w:ascii="Times New Roman" w:hAnsi="Times New Roman" w:cs="Times New Roman"/>
                <w:b/>
                <w:sz w:val="24"/>
                <w:szCs w:val="24"/>
              </w:rPr>
              <w:t xml:space="preserve">ORGANIZATION </w:t>
            </w:r>
            <w:r w:rsidRPr="00BE2142">
              <w:rPr>
                <w:rFonts w:ascii="Times New Roman" w:hAnsi="Times New Roman" w:cs="Times New Roman"/>
                <w:sz w:val="24"/>
                <w:szCs w:val="24"/>
              </w:rPr>
              <w:t xml:space="preserve">should ensure that: </w:t>
            </w:r>
          </w:p>
          <w:p w14:paraId="33B70606" w14:textId="77777777" w:rsidR="00F93A98" w:rsidRPr="00BE2142" w:rsidRDefault="00B818CB" w:rsidP="0080369B">
            <w:pPr>
              <w:numPr>
                <w:ilvl w:val="0"/>
                <w:numId w:val="22"/>
              </w:numPr>
              <w:spacing w:after="52" w:line="278" w:lineRule="auto"/>
              <w:ind w:right="17" w:hanging="360"/>
              <w:rPr>
                <w:rFonts w:ascii="Times New Roman" w:hAnsi="Times New Roman" w:cs="Times New Roman"/>
                <w:sz w:val="24"/>
                <w:szCs w:val="24"/>
              </w:rPr>
            </w:pPr>
            <w:proofErr w:type="gramStart"/>
            <w:r w:rsidRPr="00BE2142">
              <w:rPr>
                <w:rFonts w:ascii="Times New Roman" w:hAnsi="Times New Roman" w:cs="Times New Roman"/>
                <w:sz w:val="24"/>
                <w:szCs w:val="24"/>
              </w:rPr>
              <w:t>data</w:t>
            </w:r>
            <w:proofErr w:type="gramEnd"/>
            <w:r w:rsidRPr="00BE2142">
              <w:rPr>
                <w:rFonts w:ascii="Times New Roman" w:hAnsi="Times New Roman" w:cs="Times New Roman"/>
                <w:sz w:val="24"/>
                <w:szCs w:val="24"/>
              </w:rPr>
              <w:t xml:space="preserve"> analysis plan is described in the study </w:t>
            </w:r>
            <w:proofErr w:type="spellStart"/>
            <w:r w:rsidRPr="00BE2142">
              <w:rPr>
                <w:rFonts w:ascii="Times New Roman" w:hAnsi="Times New Roman" w:cs="Times New Roman"/>
                <w:sz w:val="24"/>
                <w:szCs w:val="24"/>
              </w:rPr>
              <w:t>protocol,carried</w:t>
            </w:r>
            <w:proofErr w:type="spellEnd"/>
            <w:r w:rsidRPr="00BE2142">
              <w:rPr>
                <w:rFonts w:ascii="Times New Roman" w:hAnsi="Times New Roman" w:cs="Times New Roman"/>
                <w:sz w:val="24"/>
                <w:szCs w:val="24"/>
              </w:rPr>
              <w:t xml:space="preserve"> out as described and reported. Additional analyses are always possible, but should be identified as such, </w:t>
            </w:r>
          </w:p>
          <w:p w14:paraId="0F6EDAFD" w14:textId="77777777" w:rsidR="00F93A98" w:rsidRPr="00BE2142" w:rsidRDefault="00B818CB" w:rsidP="0080369B">
            <w:pPr>
              <w:numPr>
                <w:ilvl w:val="0"/>
                <w:numId w:val="22"/>
              </w:numPr>
              <w:spacing w:after="28" w:line="241" w:lineRule="auto"/>
              <w:ind w:right="17" w:hanging="360"/>
              <w:rPr>
                <w:rFonts w:ascii="Times New Roman" w:hAnsi="Times New Roman" w:cs="Times New Roman"/>
                <w:sz w:val="24"/>
                <w:szCs w:val="24"/>
              </w:rPr>
            </w:pPr>
            <w:r w:rsidRPr="00BE2142">
              <w:rPr>
                <w:rFonts w:ascii="Times New Roman" w:hAnsi="Times New Roman" w:cs="Times New Roman"/>
                <w:sz w:val="24"/>
                <w:szCs w:val="24"/>
              </w:rPr>
              <w:t>analytical plan/work plan or equivalent is produced prior to using/analyzing of human samples or data,</w:t>
            </w:r>
            <w:r w:rsidRPr="00BE2142">
              <w:rPr>
                <w:rFonts w:ascii="Times New Roman" w:eastAsia="Calibri" w:hAnsi="Times New Roman" w:cs="Times New Roman"/>
                <w:sz w:val="24"/>
                <w:szCs w:val="24"/>
              </w:rPr>
              <w:t xml:space="preserve"> </w:t>
            </w:r>
          </w:p>
          <w:p w14:paraId="2AD3E857" w14:textId="77777777" w:rsidR="00F93A98" w:rsidRPr="00BE2142" w:rsidRDefault="00B818CB" w:rsidP="0080369B">
            <w:pPr>
              <w:numPr>
                <w:ilvl w:val="0"/>
                <w:numId w:val="22"/>
              </w:numPr>
              <w:spacing w:after="0" w:line="259" w:lineRule="auto"/>
              <w:ind w:right="17" w:hanging="360"/>
              <w:rPr>
                <w:rFonts w:ascii="Times New Roman" w:hAnsi="Times New Roman" w:cs="Times New Roman"/>
                <w:sz w:val="24"/>
                <w:szCs w:val="24"/>
              </w:rPr>
            </w:pPr>
            <w:r w:rsidRPr="00BE2142">
              <w:rPr>
                <w:rFonts w:ascii="Times New Roman" w:hAnsi="Times New Roman" w:cs="Times New Roman"/>
                <w:sz w:val="24"/>
                <w:szCs w:val="24"/>
              </w:rPr>
              <w:t>research processes and methods are version controlled, where appropriate,</w:t>
            </w:r>
          </w:p>
          <w:p w14:paraId="1E850F93" w14:textId="77777777" w:rsidR="00F93A98" w:rsidRPr="00BE2142" w:rsidRDefault="00B818CB" w:rsidP="0080369B">
            <w:pPr>
              <w:numPr>
                <w:ilvl w:val="0"/>
                <w:numId w:val="22"/>
              </w:numPr>
              <w:spacing w:after="0" w:line="259" w:lineRule="auto"/>
              <w:ind w:right="17" w:hanging="360"/>
              <w:rPr>
                <w:rFonts w:ascii="Times New Roman" w:hAnsi="Times New Roman" w:cs="Times New Roman"/>
                <w:sz w:val="24"/>
                <w:szCs w:val="24"/>
              </w:rPr>
            </w:pPr>
            <w:proofErr w:type="gramStart"/>
            <w:r w:rsidRPr="00BE2142">
              <w:rPr>
                <w:rFonts w:ascii="Times New Roman" w:hAnsi="Times New Roman" w:cs="Times New Roman"/>
                <w:sz w:val="24"/>
                <w:szCs w:val="24"/>
              </w:rPr>
              <w:t>research</w:t>
            </w:r>
            <w:proofErr w:type="gramEnd"/>
            <w:r w:rsidRPr="00BE2142">
              <w:rPr>
                <w:rFonts w:ascii="Times New Roman" w:hAnsi="Times New Roman" w:cs="Times New Roman"/>
                <w:sz w:val="24"/>
                <w:szCs w:val="24"/>
              </w:rPr>
              <w:t xml:space="preserve"> processes and methods are periodically reviewed to ensure that they are up to date and remain applicable. </w:t>
            </w:r>
          </w:p>
        </w:tc>
      </w:tr>
      <w:tr w:rsidR="00F93A98" w:rsidRPr="00BE2142" w14:paraId="1DB62D3E" w14:textId="77777777">
        <w:trPr>
          <w:trHeight w:val="2422"/>
        </w:trPr>
        <w:tc>
          <w:tcPr>
            <w:tcW w:w="9288" w:type="dxa"/>
            <w:tcBorders>
              <w:top w:val="single" w:sz="8" w:space="0" w:color="023761"/>
              <w:left w:val="single" w:sz="8" w:space="0" w:color="023761"/>
              <w:bottom w:val="nil"/>
              <w:right w:val="single" w:sz="8" w:space="0" w:color="023761"/>
            </w:tcBorders>
          </w:tcPr>
          <w:p w14:paraId="0332F40F" w14:textId="77777777" w:rsidR="00F93A98" w:rsidRPr="00BE2142" w:rsidRDefault="00B818CB" w:rsidP="0080369B">
            <w:pPr>
              <w:spacing w:after="5" w:line="246" w:lineRule="auto"/>
              <w:ind w:right="66" w:firstLine="0"/>
              <w:rPr>
                <w:rFonts w:ascii="Times New Roman" w:hAnsi="Times New Roman" w:cs="Times New Roman"/>
                <w:sz w:val="24"/>
                <w:szCs w:val="24"/>
              </w:rPr>
            </w:pPr>
            <w:r w:rsidRPr="00BE2142">
              <w:rPr>
                <w:rFonts w:ascii="Times New Roman" w:hAnsi="Times New Roman" w:cs="Times New Roman"/>
                <w:b/>
                <w:sz w:val="24"/>
                <w:szCs w:val="24"/>
              </w:rPr>
              <w:t xml:space="preserve">Research data, </w:t>
            </w:r>
            <w:r w:rsidRPr="00BE2142">
              <w:rPr>
                <w:rFonts w:ascii="Times New Roman" w:hAnsi="Times New Roman" w:cs="Times New Roman"/>
                <w:b/>
                <w:sz w:val="24"/>
                <w:szCs w:val="24"/>
              </w:rPr>
              <w:tab/>
              <w:t>ORGANIZATION</w:t>
            </w:r>
            <w:r w:rsidRPr="00BE2142">
              <w:rPr>
                <w:rFonts w:ascii="Times New Roman" w:hAnsi="Times New Roman" w:cs="Times New Roman"/>
                <w:sz w:val="24"/>
                <w:szCs w:val="24"/>
              </w:rPr>
              <w:t xml:space="preserve"> must ensure that data generated/analyzed and collected for </w:t>
            </w:r>
            <w:r w:rsidRPr="00BE2142">
              <w:rPr>
                <w:rFonts w:ascii="Times New Roman" w:hAnsi="Times New Roman" w:cs="Times New Roman"/>
                <w:b/>
                <w:sz w:val="24"/>
                <w:szCs w:val="24"/>
              </w:rPr>
              <w:t>Experimental / data NOVARTIS</w:t>
            </w:r>
            <w:r w:rsidRPr="00BE2142">
              <w:rPr>
                <w:rFonts w:ascii="Times New Roman" w:hAnsi="Times New Roman" w:cs="Times New Roman"/>
                <w:sz w:val="24"/>
                <w:szCs w:val="24"/>
              </w:rPr>
              <w:t xml:space="preserve"> has been documented in a manner to permit the original experiment to </w:t>
            </w:r>
            <w:r w:rsidRPr="00BE2142">
              <w:rPr>
                <w:rFonts w:ascii="Times New Roman" w:hAnsi="Times New Roman" w:cs="Times New Roman"/>
                <w:b/>
                <w:sz w:val="24"/>
                <w:szCs w:val="24"/>
              </w:rPr>
              <w:t xml:space="preserve">analysis record  </w:t>
            </w:r>
            <w:r w:rsidRPr="00BE2142">
              <w:rPr>
                <w:rFonts w:ascii="Times New Roman" w:hAnsi="Times New Roman" w:cs="Times New Roman"/>
                <w:b/>
                <w:sz w:val="24"/>
                <w:szCs w:val="24"/>
              </w:rPr>
              <w:tab/>
            </w:r>
            <w:r w:rsidRPr="00BE2142">
              <w:rPr>
                <w:rFonts w:ascii="Times New Roman" w:hAnsi="Times New Roman" w:cs="Times New Roman"/>
                <w:sz w:val="24"/>
                <w:szCs w:val="24"/>
              </w:rPr>
              <w:t xml:space="preserve">be accurately repeated and all activities reconstructed from the raw data.  </w:t>
            </w:r>
            <w:r w:rsidRPr="00BE2142">
              <w:rPr>
                <w:rFonts w:ascii="Times New Roman" w:hAnsi="Times New Roman" w:cs="Times New Roman"/>
                <w:b/>
                <w:sz w:val="24"/>
                <w:szCs w:val="24"/>
              </w:rPr>
              <w:t>and</w:t>
            </w:r>
            <w:r w:rsidRPr="00BE2142">
              <w:rPr>
                <w:rFonts w:ascii="Times New Roman" w:hAnsi="Times New Roman" w:cs="Times New Roman"/>
                <w:sz w:val="24"/>
                <w:szCs w:val="24"/>
              </w:rPr>
              <w:t xml:space="preserve"> </w:t>
            </w:r>
            <w:r w:rsidRPr="00BE2142">
              <w:rPr>
                <w:rFonts w:ascii="Times New Roman" w:hAnsi="Times New Roman" w:cs="Times New Roman"/>
                <w:b/>
                <w:sz w:val="24"/>
                <w:szCs w:val="24"/>
              </w:rPr>
              <w:t>Report</w:t>
            </w:r>
            <w:r w:rsidRPr="00BE2142">
              <w:rPr>
                <w:rFonts w:ascii="Times New Roman" w:hAnsi="Times New Roman" w:cs="Times New Roman"/>
                <w:sz w:val="24"/>
                <w:szCs w:val="24"/>
              </w:rPr>
              <w:t xml:space="preserve"> </w:t>
            </w:r>
          </w:p>
          <w:p w14:paraId="54C99979" w14:textId="77777777" w:rsidR="00F93A98" w:rsidRPr="00BE2142" w:rsidRDefault="00B818CB" w:rsidP="0080369B">
            <w:pPr>
              <w:spacing w:after="241" w:line="241" w:lineRule="auto"/>
              <w:ind w:left="1894" w:right="21" w:firstLine="0"/>
              <w:rPr>
                <w:rFonts w:ascii="Times New Roman" w:hAnsi="Times New Roman" w:cs="Times New Roman"/>
                <w:sz w:val="24"/>
                <w:szCs w:val="24"/>
              </w:rPr>
            </w:pPr>
            <w:r w:rsidRPr="00BE2142">
              <w:rPr>
                <w:rFonts w:ascii="Times New Roman" w:hAnsi="Times New Roman" w:cs="Times New Roman"/>
                <w:b/>
                <w:sz w:val="24"/>
                <w:szCs w:val="24"/>
              </w:rPr>
              <w:t xml:space="preserve">ORGANIZATION </w:t>
            </w:r>
            <w:r w:rsidRPr="00BE2142">
              <w:rPr>
                <w:rFonts w:ascii="Times New Roman" w:hAnsi="Times New Roman" w:cs="Times New Roman"/>
                <w:sz w:val="24"/>
                <w:szCs w:val="24"/>
              </w:rPr>
              <w:t xml:space="preserve">will retain all data, report and experimental documentation for the contracted non-GxP research activity, in accordance with the requirements outlined in the study protocol, service agreement or other formal directive provided by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w:t>
            </w:r>
          </w:p>
          <w:p w14:paraId="55118F60" w14:textId="77777777" w:rsidR="00F93A98" w:rsidRPr="00BE2142" w:rsidRDefault="00B818CB" w:rsidP="0080369B">
            <w:pPr>
              <w:spacing w:after="0" w:line="259" w:lineRule="auto"/>
              <w:ind w:left="1894" w:right="0" w:firstLine="0"/>
              <w:rPr>
                <w:rFonts w:ascii="Times New Roman" w:hAnsi="Times New Roman" w:cs="Times New Roman"/>
                <w:sz w:val="24"/>
                <w:szCs w:val="24"/>
              </w:rPr>
            </w:pPr>
            <w:r w:rsidRPr="00BE2142">
              <w:rPr>
                <w:rFonts w:ascii="Times New Roman" w:hAnsi="Times New Roman" w:cs="Times New Roman"/>
                <w:b/>
                <w:sz w:val="24"/>
                <w:szCs w:val="24"/>
              </w:rPr>
              <w:t xml:space="preserve">Research data security and archiving </w:t>
            </w:r>
          </w:p>
        </w:tc>
      </w:tr>
      <w:tr w:rsidR="00F93A98" w:rsidRPr="00BE2142" w14:paraId="522FED58" w14:textId="77777777">
        <w:trPr>
          <w:trHeight w:val="4532"/>
        </w:trPr>
        <w:tc>
          <w:tcPr>
            <w:tcW w:w="9288" w:type="dxa"/>
            <w:tcBorders>
              <w:top w:val="nil"/>
              <w:left w:val="single" w:sz="8" w:space="0" w:color="023761"/>
              <w:bottom w:val="nil"/>
              <w:right w:val="single" w:sz="8" w:space="0" w:color="023761"/>
            </w:tcBorders>
            <w:vAlign w:val="bottom"/>
          </w:tcPr>
          <w:p w14:paraId="70F2756B" w14:textId="77777777" w:rsidR="00F93A98" w:rsidRPr="00BE2142" w:rsidRDefault="00B818CB" w:rsidP="0080369B">
            <w:pPr>
              <w:spacing w:after="236" w:line="259" w:lineRule="auto"/>
              <w:ind w:left="1894" w:right="0" w:firstLine="0"/>
              <w:rPr>
                <w:rFonts w:ascii="Times New Roman" w:hAnsi="Times New Roman" w:cs="Times New Roman"/>
                <w:sz w:val="24"/>
                <w:szCs w:val="24"/>
              </w:rPr>
            </w:pP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must ensure that </w:t>
            </w:r>
          </w:p>
          <w:p w14:paraId="208F782B" w14:textId="77777777" w:rsidR="00F93A98" w:rsidRPr="00BE2142" w:rsidRDefault="00B818CB" w:rsidP="0080369B">
            <w:pPr>
              <w:numPr>
                <w:ilvl w:val="0"/>
                <w:numId w:val="23"/>
              </w:numPr>
              <w:spacing w:after="0" w:line="259" w:lineRule="auto"/>
              <w:ind w:right="15" w:hanging="360"/>
              <w:rPr>
                <w:rFonts w:ascii="Times New Roman" w:hAnsi="Times New Roman" w:cs="Times New Roman"/>
                <w:sz w:val="24"/>
                <w:szCs w:val="24"/>
              </w:rPr>
            </w:pPr>
            <w:r w:rsidRPr="00BE2142">
              <w:rPr>
                <w:rFonts w:ascii="Times New Roman" w:hAnsi="Times New Roman" w:cs="Times New Roman"/>
                <w:sz w:val="24"/>
                <w:szCs w:val="24"/>
              </w:rPr>
              <w:t>all raw data, processed data and associated metadata are access-</w:t>
            </w:r>
          </w:p>
          <w:p w14:paraId="3B01CB7C" w14:textId="77777777" w:rsidR="00F93A98" w:rsidRPr="00BE2142" w:rsidRDefault="00B818CB" w:rsidP="0080369B">
            <w:pPr>
              <w:spacing w:after="28" w:line="259" w:lineRule="auto"/>
              <w:ind w:right="250" w:firstLine="0"/>
              <w:rPr>
                <w:rFonts w:ascii="Times New Roman" w:hAnsi="Times New Roman" w:cs="Times New Roman"/>
                <w:sz w:val="24"/>
                <w:szCs w:val="24"/>
              </w:rPr>
            </w:pPr>
            <w:r w:rsidRPr="00BE2142">
              <w:rPr>
                <w:rFonts w:ascii="Times New Roman" w:hAnsi="Times New Roman" w:cs="Times New Roman"/>
                <w:sz w:val="24"/>
                <w:szCs w:val="24"/>
              </w:rPr>
              <w:t xml:space="preserve">controlled, backed up, retrievable and traceable, directly or by reference, </w:t>
            </w:r>
            <w:r w:rsidRPr="00BE2142">
              <w:rPr>
                <w:rFonts w:ascii="Times New Roman" w:eastAsia="Calibri" w:hAnsi="Times New Roman" w:cs="Times New Roman"/>
                <w:sz w:val="24"/>
                <w:szCs w:val="24"/>
              </w:rPr>
              <w:t xml:space="preserve"> </w:t>
            </w:r>
          </w:p>
          <w:p w14:paraId="4EE820EC" w14:textId="77777777" w:rsidR="00F93A98" w:rsidRPr="00BE2142" w:rsidRDefault="00B818CB" w:rsidP="0080369B">
            <w:pPr>
              <w:numPr>
                <w:ilvl w:val="0"/>
                <w:numId w:val="23"/>
              </w:numPr>
              <w:spacing w:after="1" w:line="278" w:lineRule="auto"/>
              <w:ind w:right="15" w:hanging="360"/>
              <w:rPr>
                <w:rFonts w:ascii="Times New Roman" w:hAnsi="Times New Roman" w:cs="Times New Roman"/>
                <w:sz w:val="24"/>
                <w:szCs w:val="24"/>
              </w:rPr>
            </w:pPr>
            <w:proofErr w:type="gramStart"/>
            <w:r w:rsidRPr="00BE2142">
              <w:rPr>
                <w:rFonts w:ascii="Times New Roman" w:hAnsi="Times New Roman" w:cs="Times New Roman"/>
                <w:sz w:val="24"/>
                <w:szCs w:val="24"/>
              </w:rPr>
              <w:t>raw</w:t>
            </w:r>
            <w:proofErr w:type="gramEnd"/>
            <w:r w:rsidRPr="00BE2142">
              <w:rPr>
                <w:rFonts w:ascii="Times New Roman" w:hAnsi="Times New Roman" w:cs="Times New Roman"/>
                <w:sz w:val="24"/>
                <w:szCs w:val="24"/>
              </w:rPr>
              <w:t xml:space="preserve"> (primary) data is stored in an un-editable read-only form as soon as it is generated. No raw data should be erased without prior notification to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w:t>
            </w:r>
          </w:p>
          <w:p w14:paraId="3A43E583" w14:textId="77777777" w:rsidR="00F93A98" w:rsidRPr="00BE2142" w:rsidRDefault="00B818CB" w:rsidP="0080369B">
            <w:pPr>
              <w:spacing w:after="236" w:line="259" w:lineRule="auto"/>
              <w:ind w:left="1894" w:right="0" w:firstLine="0"/>
              <w:rPr>
                <w:rFonts w:ascii="Times New Roman" w:hAnsi="Times New Roman" w:cs="Times New Roman"/>
                <w:sz w:val="24"/>
                <w:szCs w:val="24"/>
              </w:rPr>
            </w:pP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should ensure that </w:t>
            </w:r>
          </w:p>
          <w:p w14:paraId="59C89C05" w14:textId="77777777" w:rsidR="00F93A98" w:rsidRPr="00BE2142" w:rsidRDefault="00B818CB" w:rsidP="0080369B">
            <w:pPr>
              <w:numPr>
                <w:ilvl w:val="0"/>
                <w:numId w:val="23"/>
              </w:numPr>
              <w:spacing w:after="36" w:line="279" w:lineRule="auto"/>
              <w:ind w:right="15" w:hanging="360"/>
              <w:rPr>
                <w:rFonts w:ascii="Times New Roman" w:hAnsi="Times New Roman" w:cs="Times New Roman"/>
                <w:sz w:val="24"/>
                <w:szCs w:val="24"/>
              </w:rPr>
            </w:pPr>
            <w:proofErr w:type="gramStart"/>
            <w:r w:rsidRPr="00BE2142">
              <w:rPr>
                <w:rFonts w:ascii="Times New Roman" w:hAnsi="Times New Roman" w:cs="Times New Roman"/>
                <w:sz w:val="24"/>
                <w:szCs w:val="24"/>
              </w:rPr>
              <w:t>processed</w:t>
            </w:r>
            <w:proofErr w:type="gramEnd"/>
            <w:r w:rsidRPr="00BE2142">
              <w:rPr>
                <w:rFonts w:ascii="Times New Roman" w:hAnsi="Times New Roman" w:cs="Times New Roman"/>
                <w:sz w:val="24"/>
                <w:szCs w:val="24"/>
              </w:rPr>
              <w:t xml:space="preserve"> (secondary) data is clearly labelled as such and contains a reference to raw data. </w:t>
            </w:r>
          </w:p>
          <w:p w14:paraId="001645F6" w14:textId="77777777" w:rsidR="00F93A98" w:rsidRPr="00BE2142" w:rsidRDefault="00B818CB" w:rsidP="0080369B">
            <w:pPr>
              <w:spacing w:after="233" w:line="247" w:lineRule="auto"/>
              <w:ind w:left="1894" w:right="0" w:firstLine="0"/>
              <w:rPr>
                <w:rFonts w:ascii="Times New Roman" w:hAnsi="Times New Roman" w:cs="Times New Roman"/>
                <w:sz w:val="24"/>
                <w:szCs w:val="24"/>
              </w:rPr>
            </w:pPr>
            <w:r w:rsidRPr="00BE2142">
              <w:rPr>
                <w:rFonts w:ascii="Times New Roman" w:hAnsi="Times New Roman" w:cs="Times New Roman"/>
                <w:sz w:val="24"/>
                <w:szCs w:val="24"/>
              </w:rPr>
              <w:t xml:space="preserve">At the end of the retention period or in the event of the insolvency or bankruptcy of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w:t>
            </w:r>
            <w:r w:rsidRPr="00BE2142">
              <w:rPr>
                <w:rFonts w:ascii="Times New Roman" w:hAnsi="Times New Roman" w:cs="Times New Roman"/>
                <w:b/>
                <w:sz w:val="24"/>
                <w:szCs w:val="24"/>
              </w:rPr>
              <w:t xml:space="preserve"> ORGANIZATION</w:t>
            </w:r>
            <w:r w:rsidRPr="00BE2142">
              <w:rPr>
                <w:rFonts w:ascii="Times New Roman" w:hAnsi="Times New Roman" w:cs="Times New Roman"/>
                <w:sz w:val="24"/>
                <w:szCs w:val="24"/>
              </w:rPr>
              <w:t xml:space="preserve"> agrees to promptly transmit all copies of such documentation and reports (if any) to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in accordance with </w:t>
            </w:r>
            <w:r w:rsidRPr="00BE2142">
              <w:rPr>
                <w:rFonts w:ascii="Times New Roman" w:hAnsi="Times New Roman" w:cs="Times New Roman"/>
                <w:b/>
                <w:sz w:val="24"/>
                <w:szCs w:val="24"/>
              </w:rPr>
              <w:t xml:space="preserve">NOVARTIS’ </w:t>
            </w:r>
            <w:r w:rsidRPr="00BE2142">
              <w:rPr>
                <w:rFonts w:ascii="Times New Roman" w:hAnsi="Times New Roman" w:cs="Times New Roman"/>
                <w:sz w:val="24"/>
                <w:szCs w:val="24"/>
              </w:rPr>
              <w:t xml:space="preserve">written instructions at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expense. </w:t>
            </w:r>
          </w:p>
          <w:p w14:paraId="71868F2F" w14:textId="77777777" w:rsidR="00F93A98" w:rsidRPr="00BE2142" w:rsidRDefault="00B818CB" w:rsidP="0080369B">
            <w:pPr>
              <w:spacing w:after="0" w:line="259" w:lineRule="auto"/>
              <w:ind w:left="1894" w:right="0" w:firstLine="0"/>
              <w:rPr>
                <w:rFonts w:ascii="Times New Roman" w:hAnsi="Times New Roman" w:cs="Times New Roman"/>
                <w:sz w:val="24"/>
                <w:szCs w:val="24"/>
              </w:rPr>
            </w:pPr>
            <w:r w:rsidRPr="00BE2142">
              <w:rPr>
                <w:rFonts w:ascii="Times New Roman" w:hAnsi="Times New Roman" w:cs="Times New Roman"/>
                <w:b/>
                <w:sz w:val="24"/>
                <w:szCs w:val="24"/>
              </w:rPr>
              <w:t xml:space="preserve">Experimental / data analysis record </w:t>
            </w:r>
          </w:p>
        </w:tc>
      </w:tr>
      <w:tr w:rsidR="00F93A98" w:rsidRPr="00BE2142" w14:paraId="43408F27" w14:textId="77777777">
        <w:trPr>
          <w:trHeight w:val="1268"/>
        </w:trPr>
        <w:tc>
          <w:tcPr>
            <w:tcW w:w="9288" w:type="dxa"/>
            <w:tcBorders>
              <w:top w:val="nil"/>
              <w:left w:val="single" w:sz="8" w:space="0" w:color="023761"/>
              <w:bottom w:val="single" w:sz="8" w:space="0" w:color="023761"/>
              <w:right w:val="single" w:sz="8" w:space="0" w:color="023761"/>
            </w:tcBorders>
            <w:vAlign w:val="bottom"/>
          </w:tcPr>
          <w:p w14:paraId="13B12668" w14:textId="77777777" w:rsidR="00F93A98" w:rsidRPr="00BE2142" w:rsidRDefault="00B818CB" w:rsidP="0080369B">
            <w:pPr>
              <w:spacing w:after="238" w:line="259" w:lineRule="auto"/>
              <w:ind w:left="1894" w:right="0" w:firstLine="0"/>
              <w:rPr>
                <w:rFonts w:ascii="Times New Roman" w:hAnsi="Times New Roman" w:cs="Times New Roman"/>
                <w:sz w:val="24"/>
                <w:szCs w:val="24"/>
              </w:rPr>
            </w:pP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must ensure that </w:t>
            </w:r>
          </w:p>
          <w:p w14:paraId="0E1B2AAB" w14:textId="77777777" w:rsidR="00F93A98" w:rsidRPr="00BE2142" w:rsidRDefault="00B818CB" w:rsidP="0080369B">
            <w:pPr>
              <w:spacing w:after="0" w:line="259" w:lineRule="auto"/>
              <w:ind w:left="2614" w:right="0" w:hanging="360"/>
              <w:rPr>
                <w:rFonts w:ascii="Times New Roman" w:hAnsi="Times New Roman" w:cs="Times New Roman"/>
                <w:sz w:val="24"/>
                <w:szCs w:val="24"/>
              </w:rPr>
            </w:pPr>
            <w:r w:rsidRPr="00BE2142">
              <w:rPr>
                <w:rFonts w:ascii="Times New Roman" w:eastAsia="Segoe UI Symbol" w:hAnsi="Times New Roman" w:cs="Times New Roman"/>
                <w:sz w:val="24"/>
                <w:szCs w:val="24"/>
              </w:rPr>
              <w:t>•</w:t>
            </w:r>
            <w:r w:rsidRPr="00BE2142">
              <w:rPr>
                <w:rFonts w:ascii="Times New Roman" w:hAnsi="Times New Roman" w:cs="Times New Roman"/>
                <w:sz w:val="24"/>
                <w:szCs w:val="24"/>
              </w:rPr>
              <w:t xml:space="preserve"> unique study identifiers are used for each experiment (for example, lab notebook page reference could be sufficient), </w:t>
            </w:r>
          </w:p>
        </w:tc>
      </w:tr>
      <w:tr w:rsidR="00F93A98" w:rsidRPr="00BE2142" w14:paraId="7B0A28C3" w14:textId="77777777">
        <w:trPr>
          <w:trHeight w:val="5670"/>
        </w:trPr>
        <w:tc>
          <w:tcPr>
            <w:tcW w:w="9288" w:type="dxa"/>
            <w:tcBorders>
              <w:top w:val="single" w:sz="8" w:space="0" w:color="023761"/>
              <w:left w:val="single" w:sz="8" w:space="0" w:color="023761"/>
              <w:bottom w:val="nil"/>
              <w:right w:val="single" w:sz="8" w:space="0" w:color="023761"/>
            </w:tcBorders>
          </w:tcPr>
          <w:p w14:paraId="1EC0AB61" w14:textId="77777777" w:rsidR="00F93A98" w:rsidRPr="00BE2142" w:rsidRDefault="00B818CB" w:rsidP="0080369B">
            <w:pPr>
              <w:numPr>
                <w:ilvl w:val="0"/>
                <w:numId w:val="24"/>
              </w:numPr>
              <w:spacing w:after="13" w:line="27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experimental record is complete and detailed enough to reconstruct any analysis performed and record all process steps and calculations used, </w:t>
            </w:r>
          </w:p>
          <w:p w14:paraId="607B6467" w14:textId="77777777" w:rsidR="00F93A98" w:rsidRPr="00BE2142" w:rsidRDefault="00B818CB" w:rsidP="0080369B">
            <w:pPr>
              <w:numPr>
                <w:ilvl w:val="0"/>
                <w:numId w:val="24"/>
              </w:numPr>
              <w:spacing w:after="0" w:line="25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experimental record describes any changes from the study as planned, </w:t>
            </w:r>
          </w:p>
          <w:p w14:paraId="78C7BE26" w14:textId="77777777" w:rsidR="00F93A98" w:rsidRPr="00BE2142" w:rsidRDefault="00B818CB" w:rsidP="0080369B">
            <w:pPr>
              <w:numPr>
                <w:ilvl w:val="0"/>
                <w:numId w:val="24"/>
              </w:numPr>
              <w:spacing w:after="13" w:line="27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experimental record provides an explanation and justification for exclusion of any data points from analysis, </w:t>
            </w:r>
          </w:p>
          <w:p w14:paraId="21D6A5E0" w14:textId="77777777" w:rsidR="00F93A98" w:rsidRPr="00BE2142" w:rsidRDefault="00B818CB" w:rsidP="0080369B">
            <w:pPr>
              <w:numPr>
                <w:ilvl w:val="0"/>
                <w:numId w:val="24"/>
              </w:numPr>
              <w:spacing w:after="13" w:line="27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experimental record contains a reference or link to the original data or experiment source (including other peer experimental documentation), </w:t>
            </w:r>
          </w:p>
          <w:p w14:paraId="42A655C5" w14:textId="77777777" w:rsidR="00F93A98" w:rsidRPr="00BE2142" w:rsidRDefault="00B818CB" w:rsidP="0080369B">
            <w:pPr>
              <w:numPr>
                <w:ilvl w:val="0"/>
                <w:numId w:val="24"/>
              </w:numPr>
              <w:spacing w:after="14" w:line="278"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experimental record is kept in an audit-trailed, version-controlled, safe storage environment such as an appropriate bound-paper laboratory notebook with permanent ink or an Electronic Laboratory Notebook (ELN), </w:t>
            </w:r>
          </w:p>
          <w:p w14:paraId="023546C7" w14:textId="77777777" w:rsidR="00F93A98" w:rsidRPr="00BE2142" w:rsidRDefault="00B818CB" w:rsidP="0080369B">
            <w:pPr>
              <w:numPr>
                <w:ilvl w:val="0"/>
                <w:numId w:val="24"/>
              </w:numPr>
              <w:spacing w:after="0" w:line="279" w:lineRule="auto"/>
              <w:ind w:right="0" w:hanging="360"/>
              <w:rPr>
                <w:rFonts w:ascii="Times New Roman" w:hAnsi="Times New Roman" w:cs="Times New Roman"/>
                <w:sz w:val="24"/>
                <w:szCs w:val="24"/>
              </w:rPr>
            </w:pPr>
            <w:proofErr w:type="gramStart"/>
            <w:r w:rsidRPr="00BE2142">
              <w:rPr>
                <w:rFonts w:ascii="Times New Roman" w:hAnsi="Times New Roman" w:cs="Times New Roman"/>
                <w:sz w:val="24"/>
                <w:szCs w:val="24"/>
              </w:rPr>
              <w:t>experimental</w:t>
            </w:r>
            <w:proofErr w:type="gramEnd"/>
            <w:r w:rsidRPr="00BE2142">
              <w:rPr>
                <w:rFonts w:ascii="Times New Roman" w:hAnsi="Times New Roman" w:cs="Times New Roman"/>
                <w:sz w:val="24"/>
                <w:szCs w:val="24"/>
              </w:rPr>
              <w:t xml:space="preserve"> documentation is reviewed by a peer for completeness and accuracy. It is strongly advised to document this review.  </w:t>
            </w:r>
          </w:p>
          <w:p w14:paraId="50E8FC76" w14:textId="77777777" w:rsidR="00F93A98" w:rsidRPr="00BE2142" w:rsidRDefault="00B818CB" w:rsidP="0080369B">
            <w:pPr>
              <w:spacing w:after="238"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ORGANIZATION </w:t>
            </w:r>
            <w:r w:rsidRPr="00BE2142">
              <w:rPr>
                <w:rFonts w:ascii="Times New Roman" w:hAnsi="Times New Roman" w:cs="Times New Roman"/>
                <w:sz w:val="24"/>
                <w:szCs w:val="24"/>
              </w:rPr>
              <w:t xml:space="preserve">should ensure that  </w:t>
            </w:r>
          </w:p>
          <w:p w14:paraId="152A0F3E" w14:textId="77777777" w:rsidR="00F93A98" w:rsidRPr="00BE2142" w:rsidRDefault="00B818CB" w:rsidP="0080369B">
            <w:pPr>
              <w:numPr>
                <w:ilvl w:val="0"/>
                <w:numId w:val="24"/>
              </w:numPr>
              <w:spacing w:after="17" w:line="277"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each experimental record includes, directly or by reference, the names of all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staff members involved, objectives, procedures, methods, materials, equipment, dates, and any other details considered necessary for reproducibility and reconstruction,  </w:t>
            </w:r>
          </w:p>
          <w:p w14:paraId="099775E0" w14:textId="77777777" w:rsidR="00F93A98" w:rsidRPr="00BE2142" w:rsidRDefault="00B818CB" w:rsidP="0080369B">
            <w:pPr>
              <w:numPr>
                <w:ilvl w:val="0"/>
                <w:numId w:val="24"/>
              </w:numPr>
              <w:spacing w:after="3" w:line="276" w:lineRule="auto"/>
              <w:ind w:right="0" w:hanging="360"/>
              <w:rPr>
                <w:rFonts w:ascii="Times New Roman" w:hAnsi="Times New Roman" w:cs="Times New Roman"/>
                <w:sz w:val="24"/>
                <w:szCs w:val="24"/>
              </w:rPr>
            </w:pPr>
            <w:proofErr w:type="gramStart"/>
            <w:r w:rsidRPr="00BE2142">
              <w:rPr>
                <w:rFonts w:ascii="Times New Roman" w:hAnsi="Times New Roman" w:cs="Times New Roman"/>
                <w:sz w:val="24"/>
                <w:szCs w:val="24"/>
              </w:rPr>
              <w:t>if</w:t>
            </w:r>
            <w:proofErr w:type="gramEnd"/>
            <w:r w:rsidRPr="00BE2142">
              <w:rPr>
                <w:rFonts w:ascii="Times New Roman" w:hAnsi="Times New Roman" w:cs="Times New Roman"/>
                <w:sz w:val="24"/>
                <w:szCs w:val="24"/>
              </w:rPr>
              <w:t xml:space="preserve"> bound-paper lab notebooks are used, separate notebooks should be used solely for work under each contract.  </w:t>
            </w:r>
          </w:p>
          <w:p w14:paraId="1291B645"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Reporting </w:t>
            </w:r>
          </w:p>
        </w:tc>
      </w:tr>
      <w:tr w:rsidR="00F93A98" w:rsidRPr="00BE2142" w14:paraId="1E6DF6DE" w14:textId="77777777">
        <w:trPr>
          <w:trHeight w:val="7653"/>
        </w:trPr>
        <w:tc>
          <w:tcPr>
            <w:tcW w:w="9288" w:type="dxa"/>
            <w:tcBorders>
              <w:top w:val="nil"/>
              <w:left w:val="single" w:sz="8" w:space="0" w:color="023761"/>
              <w:bottom w:val="single" w:sz="8" w:space="0" w:color="023761"/>
              <w:right w:val="single" w:sz="8" w:space="0" w:color="023761"/>
            </w:tcBorders>
            <w:vAlign w:val="bottom"/>
          </w:tcPr>
          <w:p w14:paraId="4FCACDC8" w14:textId="77777777" w:rsidR="00F93A98" w:rsidRPr="00BE2142" w:rsidRDefault="00B818CB" w:rsidP="0080369B">
            <w:pPr>
              <w:spacing w:after="238"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must ensure that  </w:t>
            </w:r>
          </w:p>
          <w:p w14:paraId="32453EC2" w14:textId="77777777" w:rsidR="00F93A98" w:rsidRPr="00BE2142" w:rsidRDefault="00B818CB" w:rsidP="0080369B">
            <w:pPr>
              <w:numPr>
                <w:ilvl w:val="0"/>
                <w:numId w:val="25"/>
              </w:numPr>
              <w:spacing w:after="14" w:line="278"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report is complete and accurate, recording all process steps and calculations used, and including sufficient details to reconstruct any analysis performed, </w:t>
            </w:r>
          </w:p>
          <w:p w14:paraId="25856ECC" w14:textId="77777777" w:rsidR="00F93A98" w:rsidRPr="00BE2142" w:rsidRDefault="00B818CB" w:rsidP="0080369B">
            <w:pPr>
              <w:numPr>
                <w:ilvl w:val="0"/>
                <w:numId w:val="25"/>
              </w:numPr>
              <w:spacing w:after="13" w:line="279" w:lineRule="auto"/>
              <w:ind w:right="0" w:hanging="360"/>
              <w:rPr>
                <w:rFonts w:ascii="Times New Roman" w:hAnsi="Times New Roman" w:cs="Times New Roman"/>
                <w:sz w:val="24"/>
                <w:szCs w:val="24"/>
              </w:rPr>
            </w:pPr>
            <w:proofErr w:type="gramStart"/>
            <w:r w:rsidRPr="00BE2142">
              <w:rPr>
                <w:rFonts w:ascii="Times New Roman" w:hAnsi="Times New Roman" w:cs="Times New Roman"/>
                <w:sz w:val="24"/>
                <w:szCs w:val="24"/>
              </w:rPr>
              <w:t>report</w:t>
            </w:r>
            <w:proofErr w:type="gramEnd"/>
            <w:r w:rsidRPr="00BE2142">
              <w:rPr>
                <w:rFonts w:ascii="Times New Roman" w:hAnsi="Times New Roman" w:cs="Times New Roman"/>
                <w:sz w:val="24"/>
                <w:szCs w:val="24"/>
              </w:rPr>
              <w:t xml:space="preserve"> is reviewed for completeness and accuracy. It is strongly advised to document this review,  </w:t>
            </w:r>
          </w:p>
          <w:p w14:paraId="0AF8452E" w14:textId="77777777" w:rsidR="00F93A98" w:rsidRPr="00BE2142" w:rsidRDefault="00B818CB" w:rsidP="0080369B">
            <w:pPr>
              <w:numPr>
                <w:ilvl w:val="0"/>
                <w:numId w:val="25"/>
              </w:numPr>
              <w:spacing w:after="14" w:line="278"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report and any publication include statement on inclusion / exclusion criteria and / or acceptance criteria (e.g. justification for excluding any relevant experimental records from study report),  </w:t>
            </w:r>
          </w:p>
          <w:p w14:paraId="7182AA9C" w14:textId="77777777" w:rsidR="00F93A98" w:rsidRPr="00BE2142" w:rsidRDefault="00B818CB" w:rsidP="0080369B">
            <w:pPr>
              <w:numPr>
                <w:ilvl w:val="0"/>
                <w:numId w:val="25"/>
              </w:numPr>
              <w:spacing w:after="0" w:line="259"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report includes the following Quality Standard </w:t>
            </w:r>
            <w:proofErr w:type="spellStart"/>
            <w:r w:rsidRPr="00BE2142">
              <w:rPr>
                <w:rFonts w:ascii="Times New Roman" w:hAnsi="Times New Roman" w:cs="Times New Roman"/>
                <w:sz w:val="24"/>
                <w:szCs w:val="24"/>
              </w:rPr>
              <w:t>Statement:</w:t>
            </w:r>
            <w:r w:rsidRPr="00BE2142">
              <w:rPr>
                <w:rFonts w:ascii="Times New Roman" w:hAnsi="Times New Roman" w:cs="Times New Roman"/>
                <w:i/>
                <w:sz w:val="24"/>
                <w:szCs w:val="24"/>
              </w:rPr>
              <w:t>The</w:t>
            </w:r>
            <w:proofErr w:type="spellEnd"/>
            <w:r w:rsidRPr="00BE2142">
              <w:rPr>
                <w:rFonts w:ascii="Times New Roman" w:hAnsi="Times New Roman" w:cs="Times New Roman"/>
                <w:i/>
                <w:sz w:val="24"/>
                <w:szCs w:val="24"/>
              </w:rPr>
              <w:t xml:space="preserve"> data </w:t>
            </w:r>
          </w:p>
          <w:p w14:paraId="3CD805A7" w14:textId="77777777" w:rsidR="00F93A98" w:rsidRPr="00BE2142" w:rsidRDefault="00B818CB" w:rsidP="0080369B">
            <w:pPr>
              <w:spacing w:after="0" w:line="277" w:lineRule="auto"/>
              <w:ind w:left="721" w:right="18" w:firstLine="0"/>
              <w:rPr>
                <w:rFonts w:ascii="Times New Roman" w:hAnsi="Times New Roman" w:cs="Times New Roman"/>
                <w:sz w:val="24"/>
                <w:szCs w:val="24"/>
              </w:rPr>
            </w:pPr>
            <w:proofErr w:type="gramStart"/>
            <w:r w:rsidRPr="00BE2142">
              <w:rPr>
                <w:rFonts w:ascii="Times New Roman" w:hAnsi="Times New Roman" w:cs="Times New Roman"/>
                <w:i/>
                <w:sz w:val="24"/>
                <w:szCs w:val="24"/>
              </w:rPr>
              <w:t>described</w:t>
            </w:r>
            <w:proofErr w:type="gramEnd"/>
            <w:r w:rsidRPr="00BE2142">
              <w:rPr>
                <w:rFonts w:ascii="Times New Roman" w:hAnsi="Times New Roman" w:cs="Times New Roman"/>
                <w:i/>
                <w:sz w:val="24"/>
                <w:szCs w:val="24"/>
              </w:rPr>
              <w:t xml:space="preserve"> in the present report are all facts, including figures, source data, metadata and statistics and have been generated and collected under </w:t>
            </w:r>
            <w:proofErr w:type="spellStart"/>
            <w:r w:rsidRPr="00BE2142">
              <w:rPr>
                <w:rFonts w:ascii="Times New Roman" w:hAnsi="Times New Roman" w:cs="Times New Roman"/>
                <w:i/>
                <w:sz w:val="24"/>
                <w:szCs w:val="24"/>
              </w:rPr>
              <w:t>nonGxP</w:t>
            </w:r>
            <w:proofErr w:type="spellEnd"/>
            <w:r w:rsidRPr="00BE2142">
              <w:rPr>
                <w:rFonts w:ascii="Times New Roman" w:hAnsi="Times New Roman" w:cs="Times New Roman"/>
                <w:i/>
                <w:sz w:val="24"/>
                <w:szCs w:val="24"/>
              </w:rPr>
              <w:t xml:space="preserve"> conditions. This report includes a true representation of the original records as documented within study data files (e.g. Electronic Lab Notebook), in accordance with NIBR Integrity Standard (NIBRIS) requirements for non-GxP activities. </w:t>
            </w:r>
          </w:p>
          <w:p w14:paraId="465DAF8F" w14:textId="77777777" w:rsidR="00F93A98" w:rsidRPr="00BE2142" w:rsidRDefault="00B818CB" w:rsidP="0080369B">
            <w:pPr>
              <w:spacing w:after="238"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should ensure that  </w:t>
            </w:r>
          </w:p>
          <w:p w14:paraId="1324DD44" w14:textId="77777777" w:rsidR="00F93A98" w:rsidRPr="00BE2142" w:rsidRDefault="00B818CB" w:rsidP="0080369B">
            <w:pPr>
              <w:numPr>
                <w:ilvl w:val="0"/>
                <w:numId w:val="25"/>
              </w:numPr>
              <w:spacing w:after="14" w:line="278"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report always provides detailed summaries of all related data, processes, and conclusions, and include justification for excluding any relevant experimental records or individual data points from the summary analyses, </w:t>
            </w:r>
          </w:p>
          <w:p w14:paraId="084924CA" w14:textId="77777777" w:rsidR="00F93A98" w:rsidRPr="00BE2142" w:rsidRDefault="00B818CB" w:rsidP="0080369B">
            <w:pPr>
              <w:numPr>
                <w:ilvl w:val="0"/>
                <w:numId w:val="25"/>
              </w:numPr>
              <w:spacing w:after="9" w:line="283"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for each analysis, the exact number of biological units for each condition is included, </w:t>
            </w:r>
          </w:p>
          <w:p w14:paraId="79151DDD" w14:textId="77777777" w:rsidR="00F93A98" w:rsidRPr="00BE2142" w:rsidRDefault="00B818CB" w:rsidP="0080369B">
            <w:pPr>
              <w:numPr>
                <w:ilvl w:val="0"/>
                <w:numId w:val="25"/>
              </w:numPr>
              <w:spacing w:after="8" w:line="283" w:lineRule="auto"/>
              <w:ind w:right="0" w:hanging="360"/>
              <w:rPr>
                <w:rFonts w:ascii="Times New Roman" w:hAnsi="Times New Roman" w:cs="Times New Roman"/>
                <w:sz w:val="24"/>
                <w:szCs w:val="24"/>
              </w:rPr>
            </w:pPr>
            <w:r w:rsidRPr="00BE2142">
              <w:rPr>
                <w:rFonts w:ascii="Times New Roman" w:hAnsi="Times New Roman" w:cs="Times New Roman"/>
                <w:sz w:val="24"/>
                <w:szCs w:val="24"/>
              </w:rPr>
              <w:t xml:space="preserve">the permanent identifier and/or location where all data are kept, is referenced, </w:t>
            </w:r>
          </w:p>
          <w:p w14:paraId="3A27A83D" w14:textId="77777777" w:rsidR="00F93A98" w:rsidRPr="00BE2142" w:rsidRDefault="00B818CB" w:rsidP="0080369B">
            <w:pPr>
              <w:numPr>
                <w:ilvl w:val="0"/>
                <w:numId w:val="25"/>
              </w:numPr>
              <w:spacing w:after="0" w:line="259" w:lineRule="auto"/>
              <w:ind w:right="0" w:hanging="360"/>
              <w:rPr>
                <w:rFonts w:ascii="Times New Roman" w:hAnsi="Times New Roman" w:cs="Times New Roman"/>
                <w:sz w:val="24"/>
                <w:szCs w:val="24"/>
              </w:rPr>
            </w:pPr>
            <w:proofErr w:type="gramStart"/>
            <w:r w:rsidRPr="00BE2142">
              <w:rPr>
                <w:rFonts w:ascii="Times New Roman" w:hAnsi="Times New Roman" w:cs="Times New Roman"/>
                <w:sz w:val="24"/>
                <w:szCs w:val="24"/>
              </w:rPr>
              <w:t>all</w:t>
            </w:r>
            <w:proofErr w:type="gramEnd"/>
            <w:r w:rsidRPr="00BE2142">
              <w:rPr>
                <w:rFonts w:ascii="Times New Roman" w:hAnsi="Times New Roman" w:cs="Times New Roman"/>
                <w:sz w:val="24"/>
                <w:szCs w:val="24"/>
              </w:rPr>
              <w:t xml:space="preserve"> contributing researchers are identified and unique identifiers for the experimental records are referenced. </w:t>
            </w:r>
          </w:p>
        </w:tc>
      </w:tr>
    </w:tbl>
    <w:p w14:paraId="7BA459CB"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6B15B4F5" w14:textId="77777777" w:rsidR="00F93A98" w:rsidRPr="00BE2142" w:rsidRDefault="00B818CB" w:rsidP="0080369B">
      <w:pPr>
        <w:pStyle w:val="Heading1"/>
        <w:ind w:left="679"/>
        <w:jc w:val="both"/>
        <w:rPr>
          <w:rFonts w:ascii="Times New Roman" w:hAnsi="Times New Roman" w:cs="Times New Roman"/>
          <w:sz w:val="24"/>
          <w:szCs w:val="24"/>
        </w:rPr>
      </w:pPr>
      <w:r w:rsidRPr="00BE2142">
        <w:rPr>
          <w:rFonts w:ascii="Times New Roman" w:hAnsi="Times New Roman" w:cs="Times New Roman"/>
          <w:sz w:val="24"/>
          <w:szCs w:val="24"/>
        </w:rPr>
        <w:t xml:space="preserve">4. Notification to NOVARTIS </w:t>
      </w:r>
    </w:p>
    <w:p w14:paraId="3ACC10B8"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color w:val="045FA9"/>
          <w:sz w:val="24"/>
          <w:szCs w:val="24"/>
        </w:rPr>
        <w:t xml:space="preserve"> </w:t>
      </w:r>
    </w:p>
    <w:p w14:paraId="41AA241B" w14:textId="77777777" w:rsidR="00F93A98" w:rsidRPr="00BE2142" w:rsidRDefault="00B818CB" w:rsidP="0080369B">
      <w:pPr>
        <w:spacing w:after="231"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All notifications related to quality requirements must be timely communicated by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to </w:t>
      </w:r>
      <w:r w:rsidRPr="00BE2142">
        <w:rPr>
          <w:rFonts w:ascii="Times New Roman" w:hAnsi="Times New Roman" w:cs="Times New Roman"/>
          <w:b/>
          <w:sz w:val="24"/>
          <w:szCs w:val="24"/>
        </w:rPr>
        <w:t xml:space="preserve">NOVARTIS </w:t>
      </w:r>
      <w:r w:rsidRPr="00BE2142">
        <w:rPr>
          <w:rFonts w:ascii="Times New Roman" w:hAnsi="Times New Roman" w:cs="Times New Roman"/>
          <w:sz w:val="24"/>
          <w:szCs w:val="24"/>
        </w:rPr>
        <w:t xml:space="preserve">(please refer to your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Business contact). </w:t>
      </w:r>
    </w:p>
    <w:p w14:paraId="373801AA" w14:textId="77777777" w:rsidR="00F93A98" w:rsidRPr="00BE2142" w:rsidRDefault="00B818CB" w:rsidP="0080369B">
      <w:pPr>
        <w:spacing w:after="252"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The current version will be applicable for the entire </w:t>
      </w:r>
      <w:proofErr w:type="spellStart"/>
      <w:r w:rsidRPr="00BE2142">
        <w:rPr>
          <w:rFonts w:ascii="Times New Roman" w:hAnsi="Times New Roman" w:cs="Times New Roman"/>
          <w:sz w:val="24"/>
          <w:szCs w:val="24"/>
        </w:rPr>
        <w:t>lifeycle</w:t>
      </w:r>
      <w:proofErr w:type="spellEnd"/>
      <w:r w:rsidRPr="00BE2142">
        <w:rPr>
          <w:rFonts w:ascii="Times New Roman" w:hAnsi="Times New Roman" w:cs="Times New Roman"/>
          <w:sz w:val="24"/>
          <w:szCs w:val="24"/>
        </w:rPr>
        <w:t xml:space="preserve"> of the Agreement, plus if any, extension or new agreement, except if another version is shared and communicated to </w:t>
      </w:r>
      <w:r w:rsidRPr="00BE2142">
        <w:rPr>
          <w:rFonts w:ascii="Times New Roman" w:hAnsi="Times New Roman" w:cs="Times New Roman"/>
          <w:b/>
          <w:sz w:val="24"/>
          <w:szCs w:val="24"/>
        </w:rPr>
        <w:t>ORGANIZATION</w:t>
      </w:r>
      <w:r w:rsidRPr="00BE2142">
        <w:rPr>
          <w:rFonts w:ascii="Times New Roman" w:hAnsi="Times New Roman" w:cs="Times New Roman"/>
          <w:sz w:val="24"/>
          <w:szCs w:val="24"/>
        </w:rPr>
        <w:t xml:space="preserve"> by </w:t>
      </w:r>
      <w:r w:rsidRPr="00BE2142">
        <w:rPr>
          <w:rFonts w:ascii="Times New Roman" w:hAnsi="Times New Roman" w:cs="Times New Roman"/>
          <w:b/>
          <w:sz w:val="24"/>
          <w:szCs w:val="24"/>
        </w:rPr>
        <w:t>NOVARTIS</w:t>
      </w:r>
      <w:r w:rsidRPr="00BE2142">
        <w:rPr>
          <w:rFonts w:ascii="Times New Roman" w:hAnsi="Times New Roman" w:cs="Times New Roman"/>
          <w:sz w:val="24"/>
          <w:szCs w:val="24"/>
        </w:rPr>
        <w:t xml:space="preserve">. </w:t>
      </w:r>
    </w:p>
    <w:p w14:paraId="7AA4B923"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1C5F6083"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1206518B" w14:textId="77777777" w:rsidR="00F93A98" w:rsidRPr="00BE2142" w:rsidRDefault="00B818CB" w:rsidP="0080369B">
      <w:pPr>
        <w:spacing w:after="0" w:line="239" w:lineRule="auto"/>
        <w:ind w:left="324" w:right="4622" w:firstLine="0"/>
        <w:rPr>
          <w:rFonts w:ascii="Times New Roman" w:hAnsi="Times New Roman" w:cs="Times New Roman"/>
          <w:sz w:val="24"/>
          <w:szCs w:val="24"/>
        </w:rPr>
      </w:pPr>
      <w:r w:rsidRPr="00BE2142">
        <w:rPr>
          <w:rFonts w:ascii="Times New Roman" w:hAnsi="Times New Roman" w:cs="Times New Roman"/>
          <w:b/>
          <w:sz w:val="24"/>
          <w:szCs w:val="24"/>
        </w:rPr>
        <w:t xml:space="preserve"> </w:t>
      </w:r>
      <w:r w:rsidRPr="00BE2142">
        <w:rPr>
          <w:rFonts w:ascii="Times New Roman" w:hAnsi="Times New Roman" w:cs="Times New Roman"/>
          <w:b/>
          <w:i/>
          <w:sz w:val="24"/>
          <w:szCs w:val="24"/>
        </w:rPr>
        <w:t xml:space="preserve"> </w:t>
      </w:r>
      <w:r w:rsidRPr="00BE2142">
        <w:rPr>
          <w:rFonts w:ascii="Times New Roman" w:hAnsi="Times New Roman" w:cs="Times New Roman"/>
          <w:b/>
          <w:i/>
          <w:sz w:val="24"/>
          <w:szCs w:val="24"/>
        </w:rPr>
        <w:tab/>
        <w:t xml:space="preserve"> </w:t>
      </w:r>
      <w:r w:rsidRPr="00BE2142">
        <w:rPr>
          <w:rFonts w:ascii="Times New Roman" w:hAnsi="Times New Roman" w:cs="Times New Roman"/>
          <w:sz w:val="24"/>
          <w:szCs w:val="24"/>
        </w:rPr>
        <w:br w:type="page"/>
      </w:r>
    </w:p>
    <w:p w14:paraId="1772EDB5" w14:textId="77777777" w:rsidR="00F93A98" w:rsidRPr="00BE2142" w:rsidRDefault="00B818CB" w:rsidP="0080369B">
      <w:pPr>
        <w:spacing w:after="0" w:line="259" w:lineRule="auto"/>
        <w:ind w:left="795" w:right="489" w:hanging="10"/>
        <w:rPr>
          <w:rFonts w:ascii="Times New Roman" w:hAnsi="Times New Roman" w:cs="Times New Roman"/>
          <w:sz w:val="24"/>
          <w:szCs w:val="24"/>
        </w:rPr>
      </w:pPr>
      <w:r w:rsidRPr="00BE2142">
        <w:rPr>
          <w:rFonts w:ascii="Times New Roman" w:hAnsi="Times New Roman" w:cs="Times New Roman"/>
          <w:b/>
          <w:i/>
          <w:sz w:val="24"/>
          <w:szCs w:val="24"/>
        </w:rPr>
        <w:t xml:space="preserve">Exhibit C: </w:t>
      </w:r>
    </w:p>
    <w:p w14:paraId="2F15F2AD"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b/>
          <w:i/>
          <w:sz w:val="24"/>
          <w:szCs w:val="24"/>
        </w:rPr>
        <w:t xml:space="preserve"> </w:t>
      </w:r>
    </w:p>
    <w:p w14:paraId="780B99FB" w14:textId="77777777" w:rsidR="00F93A98" w:rsidRPr="00BE2142" w:rsidRDefault="00B818CB" w:rsidP="0080369B">
      <w:pPr>
        <w:spacing w:after="0" w:line="259" w:lineRule="auto"/>
        <w:ind w:left="10" w:right="2682" w:hanging="10"/>
        <w:rPr>
          <w:rFonts w:ascii="Times New Roman" w:hAnsi="Times New Roman" w:cs="Times New Roman"/>
          <w:sz w:val="24"/>
          <w:szCs w:val="24"/>
        </w:rPr>
      </w:pPr>
      <w:r w:rsidRPr="00BE2142">
        <w:rPr>
          <w:rFonts w:ascii="Times New Roman" w:hAnsi="Times New Roman" w:cs="Times New Roman"/>
          <w:b/>
          <w:sz w:val="24"/>
          <w:szCs w:val="24"/>
        </w:rPr>
        <w:t xml:space="preserve">Novartis Human Tissue Supplier Code  </w:t>
      </w:r>
    </w:p>
    <w:p w14:paraId="701F28CB"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b/>
          <w:i/>
          <w:sz w:val="24"/>
          <w:szCs w:val="24"/>
        </w:rPr>
        <w:t xml:space="preserve"> </w:t>
      </w:r>
    </w:p>
    <w:p w14:paraId="766CE243"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i/>
          <w:sz w:val="24"/>
          <w:szCs w:val="24"/>
        </w:rPr>
        <w:t xml:space="preserve"> </w:t>
      </w:r>
    </w:p>
    <w:p w14:paraId="4A31218B" w14:textId="77777777" w:rsidR="00F93A98" w:rsidRPr="00BE2142" w:rsidRDefault="00B818CB" w:rsidP="0080369B">
      <w:pPr>
        <w:spacing w:after="101" w:line="259" w:lineRule="auto"/>
        <w:ind w:left="4447" w:right="0" w:firstLine="0"/>
        <w:rPr>
          <w:rFonts w:ascii="Times New Roman" w:hAnsi="Times New Roman" w:cs="Times New Roman"/>
          <w:sz w:val="24"/>
          <w:szCs w:val="24"/>
        </w:rPr>
      </w:pPr>
      <w:r w:rsidRPr="00BE2142">
        <w:rPr>
          <w:rFonts w:ascii="Times New Roman" w:hAnsi="Times New Roman" w:cs="Times New Roman"/>
          <w:noProof/>
          <w:sz w:val="24"/>
          <w:szCs w:val="24"/>
        </w:rPr>
        <w:drawing>
          <wp:inline distT="0" distB="0" distL="0" distR="0" wp14:anchorId="6344840C" wp14:editId="568ABB9E">
            <wp:extent cx="652186" cy="632443"/>
            <wp:effectExtent l="0" t="0" r="0" b="0"/>
            <wp:docPr id="11629" name="Picture 11629"/>
            <wp:cNvGraphicFramePr/>
            <a:graphic xmlns:a="http://schemas.openxmlformats.org/drawingml/2006/main">
              <a:graphicData uri="http://schemas.openxmlformats.org/drawingml/2006/picture">
                <pic:pic xmlns:pic="http://schemas.openxmlformats.org/drawingml/2006/picture">
                  <pic:nvPicPr>
                    <pic:cNvPr id="11629" name="Picture 11629"/>
                    <pic:cNvPicPr/>
                  </pic:nvPicPr>
                  <pic:blipFill>
                    <a:blip r:embed="rId12"/>
                    <a:stretch>
                      <a:fillRect/>
                    </a:stretch>
                  </pic:blipFill>
                  <pic:spPr>
                    <a:xfrm flipV="1">
                      <a:off x="0" y="0"/>
                      <a:ext cx="652186" cy="632443"/>
                    </a:xfrm>
                    <a:prstGeom prst="rect">
                      <a:avLst/>
                    </a:prstGeom>
                  </pic:spPr>
                </pic:pic>
              </a:graphicData>
            </a:graphic>
          </wp:inline>
        </w:drawing>
      </w:r>
    </w:p>
    <w:p w14:paraId="59E0BF6A" w14:textId="77777777" w:rsidR="00F93A98" w:rsidRPr="00BE2142" w:rsidRDefault="00B818CB" w:rsidP="0080369B">
      <w:pPr>
        <w:spacing w:after="0" w:line="259" w:lineRule="auto"/>
        <w:ind w:right="3222" w:firstLine="0"/>
        <w:rPr>
          <w:rFonts w:ascii="Times New Roman" w:hAnsi="Times New Roman" w:cs="Times New Roman"/>
          <w:sz w:val="24"/>
          <w:szCs w:val="24"/>
        </w:rPr>
      </w:pPr>
      <w:r w:rsidRPr="00BE2142">
        <w:rPr>
          <w:rFonts w:ascii="Times New Roman" w:eastAsia="Tahoma" w:hAnsi="Times New Roman" w:cs="Times New Roman"/>
          <w:sz w:val="24"/>
          <w:szCs w:val="24"/>
        </w:rPr>
        <w:t xml:space="preserve">Novartis HT Supplier </w:t>
      </w:r>
    </w:p>
    <w:p w14:paraId="1E1C3142" w14:textId="77777777" w:rsidR="00F93A98" w:rsidRPr="00BE2142" w:rsidRDefault="00B818CB" w:rsidP="0080369B">
      <w:pPr>
        <w:spacing w:after="0" w:line="259" w:lineRule="auto"/>
        <w:ind w:left="228" w:right="0" w:firstLine="0"/>
        <w:rPr>
          <w:rFonts w:ascii="Times New Roman" w:hAnsi="Times New Roman" w:cs="Times New Roman"/>
          <w:sz w:val="24"/>
          <w:szCs w:val="24"/>
        </w:rPr>
      </w:pPr>
      <w:r w:rsidRPr="00BE2142">
        <w:rPr>
          <w:rFonts w:ascii="Times New Roman" w:eastAsia="Tahoma" w:hAnsi="Times New Roman" w:cs="Times New Roman"/>
          <w:sz w:val="24"/>
          <w:szCs w:val="24"/>
        </w:rPr>
        <w:t>Code</w:t>
      </w:r>
    </w:p>
    <w:p w14:paraId="3A9A6C18" w14:textId="77777777" w:rsidR="00F93A98" w:rsidRPr="00BE2142" w:rsidRDefault="00B818CB" w:rsidP="0080369B">
      <w:pPr>
        <w:spacing w:after="0" w:line="259" w:lineRule="auto"/>
        <w:ind w:right="2985"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131BA9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b/>
          <w:i/>
          <w:sz w:val="24"/>
          <w:szCs w:val="24"/>
        </w:rPr>
        <w:t xml:space="preserve"> </w:t>
      </w:r>
      <w:r w:rsidRPr="00BE2142">
        <w:rPr>
          <w:rFonts w:ascii="Times New Roman" w:hAnsi="Times New Roman" w:cs="Times New Roman"/>
          <w:b/>
          <w:i/>
          <w:sz w:val="24"/>
          <w:szCs w:val="24"/>
        </w:rPr>
        <w:tab/>
        <w:t xml:space="preserve"> </w:t>
      </w:r>
      <w:r w:rsidRPr="00BE2142">
        <w:rPr>
          <w:rFonts w:ascii="Times New Roman" w:hAnsi="Times New Roman" w:cs="Times New Roman"/>
          <w:sz w:val="24"/>
          <w:szCs w:val="24"/>
        </w:rPr>
        <w:br w:type="page"/>
      </w:r>
    </w:p>
    <w:p w14:paraId="7BD140CC" w14:textId="77777777" w:rsidR="00F93A98" w:rsidRPr="00BE2142" w:rsidRDefault="00B818CB" w:rsidP="0080369B">
      <w:pPr>
        <w:spacing w:after="0" w:line="259" w:lineRule="auto"/>
        <w:ind w:left="795" w:right="489" w:hanging="10"/>
        <w:rPr>
          <w:rFonts w:ascii="Times New Roman" w:hAnsi="Times New Roman" w:cs="Times New Roman"/>
          <w:sz w:val="24"/>
          <w:szCs w:val="24"/>
        </w:rPr>
      </w:pPr>
      <w:r w:rsidRPr="00BE2142">
        <w:rPr>
          <w:rFonts w:ascii="Times New Roman" w:hAnsi="Times New Roman" w:cs="Times New Roman"/>
          <w:b/>
          <w:i/>
          <w:sz w:val="24"/>
          <w:szCs w:val="24"/>
        </w:rPr>
        <w:t xml:space="preserve">Exhibit D </w:t>
      </w:r>
    </w:p>
    <w:p w14:paraId="25AFC68D"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360CD30" w14:textId="77777777" w:rsidR="00F93A98" w:rsidRPr="00BE2142" w:rsidRDefault="00B818CB" w:rsidP="0080369B">
      <w:pPr>
        <w:spacing w:after="2" w:line="259" w:lineRule="auto"/>
        <w:ind w:left="508" w:right="204" w:hanging="10"/>
        <w:rPr>
          <w:rFonts w:ascii="Times New Roman" w:hAnsi="Times New Roman" w:cs="Times New Roman"/>
          <w:sz w:val="24"/>
          <w:szCs w:val="24"/>
        </w:rPr>
      </w:pPr>
      <w:r w:rsidRPr="00BE2142">
        <w:rPr>
          <w:rFonts w:ascii="Times New Roman" w:hAnsi="Times New Roman" w:cs="Times New Roman"/>
          <w:b/>
          <w:sz w:val="24"/>
          <w:szCs w:val="24"/>
        </w:rPr>
        <w:t xml:space="preserve">Change in Scope Process </w:t>
      </w:r>
    </w:p>
    <w:p w14:paraId="13AC8C9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b/>
          <w:sz w:val="24"/>
          <w:szCs w:val="24"/>
        </w:rPr>
        <w:t xml:space="preserve"> </w:t>
      </w:r>
    </w:p>
    <w:p w14:paraId="5D9A7B1C" w14:textId="77777777" w:rsidR="00F93A98" w:rsidRPr="00BE2142" w:rsidRDefault="00B818CB" w:rsidP="0080369B">
      <w:pPr>
        <w:spacing w:after="0" w:line="259" w:lineRule="auto"/>
        <w:ind w:left="319" w:right="0" w:hanging="10"/>
        <w:rPr>
          <w:rFonts w:ascii="Times New Roman" w:hAnsi="Times New Roman" w:cs="Times New Roman"/>
          <w:sz w:val="24"/>
          <w:szCs w:val="24"/>
        </w:rPr>
      </w:pPr>
      <w:r w:rsidRPr="00BE2142">
        <w:rPr>
          <w:rFonts w:ascii="Times New Roman" w:hAnsi="Times New Roman" w:cs="Times New Roman"/>
          <w:b/>
          <w:sz w:val="24"/>
          <w:szCs w:val="24"/>
        </w:rPr>
        <w:t xml:space="preserve">Step 1:  Documentation and Approval of the Request </w:t>
      </w:r>
    </w:p>
    <w:p w14:paraId="0A71BD7D"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When a change in scope of the Services set forth in a Task Order is recognized, a team member from either party (Novartis or Company) must complete the Change Notification Form (“</w:t>
      </w:r>
      <w:r w:rsidRPr="00BE2142">
        <w:rPr>
          <w:rFonts w:ascii="Times New Roman" w:hAnsi="Times New Roman" w:cs="Times New Roman"/>
          <w:sz w:val="24"/>
          <w:szCs w:val="24"/>
          <w:u w:val="single" w:color="000000"/>
        </w:rPr>
        <w:t>CNF</w:t>
      </w:r>
      <w:r w:rsidRPr="00BE2142">
        <w:rPr>
          <w:rFonts w:ascii="Times New Roman" w:hAnsi="Times New Roman" w:cs="Times New Roman"/>
          <w:sz w:val="24"/>
          <w:szCs w:val="24"/>
        </w:rPr>
        <w:t xml:space="preserve">”).  Upon completion, the CNF is forwarded to the Novartis Outsourcing Manager.  The CNF documents the request for a change in scope of the Services, and allows the above-mentioned Novartis authorized contacts to consider the request.  The Novartis Outsourcing Manager must sign the CNF authorizing the work that is the subject of the change in scope, or an Amendment to the Task Order must be executed by both parties prior to the start of any additional and/or modified tasks of Company.   </w:t>
      </w:r>
    </w:p>
    <w:p w14:paraId="487F0F7E"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D823F9F"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The CNF offers the following choices to Novartis: </w:t>
      </w:r>
    </w:p>
    <w:p w14:paraId="18CF915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E07F452" w14:textId="77777777" w:rsidR="00F93A98" w:rsidRPr="00BE2142" w:rsidRDefault="00B818CB" w:rsidP="0080369B">
      <w:pPr>
        <w:numPr>
          <w:ilvl w:val="0"/>
          <w:numId w:val="14"/>
        </w:numPr>
        <w:spacing w:line="250" w:lineRule="auto"/>
        <w:ind w:right="23" w:hanging="360"/>
        <w:rPr>
          <w:rFonts w:ascii="Times New Roman" w:hAnsi="Times New Roman" w:cs="Times New Roman"/>
          <w:sz w:val="24"/>
          <w:szCs w:val="24"/>
        </w:rPr>
      </w:pPr>
      <w:r w:rsidRPr="00BE2142">
        <w:rPr>
          <w:rFonts w:ascii="Times New Roman" w:hAnsi="Times New Roman" w:cs="Times New Roman"/>
          <w:sz w:val="24"/>
          <w:szCs w:val="24"/>
        </w:rPr>
        <w:t xml:space="preserve">As set forth in Section 2.17 of the Agreement, Novartis requests Company to provide a full cost estimate for this work within five (5) business days.  Company must not start such work until Novartis has evaluated the request, and has formally approved the request via an executed CNF or Amendment to the applicable Task Order documenting such work.  Novartis reserves the right to negotiate the full cost estimate provided by Company. </w:t>
      </w:r>
    </w:p>
    <w:p w14:paraId="4234EAB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31C80B7" w14:textId="77777777" w:rsidR="00F93A98" w:rsidRPr="00BE2142" w:rsidRDefault="00B818CB" w:rsidP="0080369B">
      <w:pPr>
        <w:numPr>
          <w:ilvl w:val="0"/>
          <w:numId w:val="14"/>
        </w:numPr>
        <w:spacing w:line="250" w:lineRule="auto"/>
        <w:ind w:right="23" w:hanging="360"/>
        <w:rPr>
          <w:rFonts w:ascii="Times New Roman" w:hAnsi="Times New Roman" w:cs="Times New Roman"/>
          <w:sz w:val="24"/>
          <w:szCs w:val="24"/>
        </w:rPr>
      </w:pPr>
      <w:r w:rsidRPr="00BE2142">
        <w:rPr>
          <w:rFonts w:ascii="Times New Roman" w:hAnsi="Times New Roman" w:cs="Times New Roman"/>
          <w:sz w:val="24"/>
          <w:szCs w:val="24"/>
        </w:rPr>
        <w:t>Company is to start the identified additional or modified work immediately.  Novartis agrees to incur associated costs up to or equal to an amount (the “</w:t>
      </w:r>
      <w:r w:rsidRPr="00BE2142">
        <w:rPr>
          <w:rFonts w:ascii="Times New Roman" w:hAnsi="Times New Roman" w:cs="Times New Roman"/>
          <w:sz w:val="24"/>
          <w:szCs w:val="24"/>
          <w:u w:val="single" w:color="000000"/>
        </w:rPr>
        <w:t>Limit Amount</w:t>
      </w:r>
      <w:r w:rsidRPr="00BE2142">
        <w:rPr>
          <w:rFonts w:ascii="Times New Roman" w:hAnsi="Times New Roman" w:cs="Times New Roman"/>
          <w:sz w:val="24"/>
          <w:szCs w:val="24"/>
        </w:rPr>
        <w:t xml:space="preserve">”) expressly set forth on the </w:t>
      </w:r>
      <w:proofErr w:type="spellStart"/>
      <w:r w:rsidRPr="00BE2142">
        <w:rPr>
          <w:rFonts w:ascii="Times New Roman" w:hAnsi="Times New Roman" w:cs="Times New Roman"/>
          <w:sz w:val="24"/>
          <w:szCs w:val="24"/>
        </w:rPr>
        <w:t>Novartisapproved</w:t>
      </w:r>
      <w:proofErr w:type="spellEnd"/>
      <w:r w:rsidRPr="00BE2142">
        <w:rPr>
          <w:rFonts w:ascii="Times New Roman" w:hAnsi="Times New Roman" w:cs="Times New Roman"/>
          <w:sz w:val="24"/>
          <w:szCs w:val="24"/>
        </w:rPr>
        <w:t xml:space="preserve"> CNF.  This allows Company to start performing tasks/activities, while Novartis determines whether the additional or modified work is critical and/or required.  Company is requested to provide full cost estimate for the full scope of the additional or redefined work within five (5) business days.  Novartis reserves the right to negotiate the full cost estimate provided by Company. </w:t>
      </w:r>
    </w:p>
    <w:p w14:paraId="77829BFB" w14:textId="77777777" w:rsidR="00F93A98" w:rsidRPr="00BE2142" w:rsidRDefault="00B818CB" w:rsidP="0080369B">
      <w:pPr>
        <w:spacing w:after="0" w:line="259" w:lineRule="auto"/>
        <w:ind w:left="68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8A6F288" w14:textId="77777777" w:rsidR="00F93A98" w:rsidRPr="00BE2142" w:rsidRDefault="00B818CB" w:rsidP="0080369B">
      <w:pPr>
        <w:numPr>
          <w:ilvl w:val="0"/>
          <w:numId w:val="14"/>
        </w:numPr>
        <w:spacing w:line="250" w:lineRule="auto"/>
        <w:ind w:right="23" w:hanging="360"/>
        <w:rPr>
          <w:rFonts w:ascii="Times New Roman" w:hAnsi="Times New Roman" w:cs="Times New Roman"/>
          <w:sz w:val="24"/>
          <w:szCs w:val="24"/>
        </w:rPr>
      </w:pPr>
      <w:r w:rsidRPr="00BE2142">
        <w:rPr>
          <w:rFonts w:ascii="Times New Roman" w:hAnsi="Times New Roman" w:cs="Times New Roman"/>
          <w:sz w:val="24"/>
          <w:szCs w:val="24"/>
        </w:rPr>
        <w:t xml:space="preserve">Company is requested to proceed with the change in scope or work of the Task Order as described in the CNF.  Company is requested to add such change to the project Change Log, as item #___.  Novartis and Company will execute an Amendment to the Task Order at that point in time which the total value of the logged changes, not addressed in any prior Amendment to the Task Order, within the Change Log has exceeded 10% of the Task Order budget or $100,000 (One Hundred Thousand Dollars), whichever is the lower amount.  Novartis reserves the right to negotiate full cost estimate provided by Company. </w:t>
      </w:r>
    </w:p>
    <w:p w14:paraId="67B33008"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046A0EF"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Steps 2, 3, and 4 below are applicable if Novartis elects either Option A or B of Step 1, above. </w:t>
      </w:r>
    </w:p>
    <w:p w14:paraId="1098DE9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3A04B07" w14:textId="77777777" w:rsidR="00F93A98" w:rsidRPr="00BE2142" w:rsidRDefault="00B818CB" w:rsidP="0080369B">
      <w:pPr>
        <w:spacing w:after="0" w:line="259" w:lineRule="auto"/>
        <w:ind w:left="319" w:right="0" w:hanging="10"/>
        <w:rPr>
          <w:rFonts w:ascii="Times New Roman" w:hAnsi="Times New Roman" w:cs="Times New Roman"/>
          <w:sz w:val="24"/>
          <w:szCs w:val="24"/>
        </w:rPr>
      </w:pPr>
      <w:r w:rsidRPr="00BE2142">
        <w:rPr>
          <w:rFonts w:ascii="Times New Roman" w:hAnsi="Times New Roman" w:cs="Times New Roman"/>
          <w:b/>
          <w:sz w:val="24"/>
          <w:szCs w:val="24"/>
        </w:rPr>
        <w:t xml:space="preserve">Step 2:  Estimated time and cost for the Scope Change(s) </w:t>
      </w:r>
    </w:p>
    <w:p w14:paraId="476B3544"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Within five (5) business days of receipt of a Novartis-signed CNF, Company will provide Novartis with a full cost estimate, including pass-through costs or reimbursable expenses, in a format consistent with negotiated project budget.  Within five (5) business days thereafter, Novartis will provide Company with a response to the cost estimate, approving, rejecting, or requesting additional discussion of the estimate.   </w:t>
      </w:r>
    </w:p>
    <w:p w14:paraId="76E756D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3FBF1A4" w14:textId="77777777" w:rsidR="00F93A98" w:rsidRPr="00BE2142" w:rsidRDefault="00B818CB" w:rsidP="0080369B">
      <w:pPr>
        <w:spacing w:after="0" w:line="259" w:lineRule="auto"/>
        <w:ind w:left="319" w:right="0" w:hanging="10"/>
        <w:rPr>
          <w:rFonts w:ascii="Times New Roman" w:hAnsi="Times New Roman" w:cs="Times New Roman"/>
          <w:sz w:val="24"/>
          <w:szCs w:val="24"/>
        </w:rPr>
      </w:pPr>
      <w:r w:rsidRPr="00BE2142">
        <w:rPr>
          <w:rFonts w:ascii="Times New Roman" w:hAnsi="Times New Roman" w:cs="Times New Roman"/>
          <w:b/>
          <w:sz w:val="24"/>
          <w:szCs w:val="24"/>
        </w:rPr>
        <w:t xml:space="preserve">Step 3:  Discussion/negotiation of the full cost estimate </w:t>
      </w:r>
    </w:p>
    <w:p w14:paraId="1371F194" w14:textId="77777777" w:rsidR="00F93A98" w:rsidRPr="00BE2142" w:rsidRDefault="00B818CB" w:rsidP="0080369B">
      <w:pPr>
        <w:spacing w:line="250" w:lineRule="auto"/>
        <w:ind w:left="319" w:right="23" w:hanging="10"/>
        <w:rPr>
          <w:rFonts w:ascii="Times New Roman" w:hAnsi="Times New Roman" w:cs="Times New Roman"/>
          <w:sz w:val="24"/>
          <w:szCs w:val="24"/>
        </w:rPr>
      </w:pPr>
      <w:r w:rsidRPr="00BE2142">
        <w:rPr>
          <w:rFonts w:ascii="Times New Roman" w:hAnsi="Times New Roman" w:cs="Times New Roman"/>
          <w:sz w:val="24"/>
          <w:szCs w:val="24"/>
        </w:rPr>
        <w:t xml:space="preserve">Additional discussions and negotiations may be required to come to full agreement on the change and the cost of the change.  If necessary, Company will provide a revised cost estimate within five (5) working days after such discussions and negotiations.  This cycle will repeat until full agreement is reached on the tasks and corresponding costs, with a target to be completed within thirty-five to forty (35 to 40) business days of Company’s initial receipt of the signed CNF.   </w:t>
      </w:r>
    </w:p>
    <w:p w14:paraId="154D7BCE"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8935AC9" w14:textId="77777777" w:rsidR="00F93A98" w:rsidRPr="00BE2142" w:rsidRDefault="00B818CB" w:rsidP="0080369B">
      <w:pPr>
        <w:spacing w:after="0" w:line="259" w:lineRule="auto"/>
        <w:ind w:left="319" w:right="0" w:hanging="10"/>
        <w:rPr>
          <w:rFonts w:ascii="Times New Roman" w:hAnsi="Times New Roman" w:cs="Times New Roman"/>
          <w:sz w:val="24"/>
          <w:szCs w:val="24"/>
        </w:rPr>
      </w:pPr>
      <w:r w:rsidRPr="00BE2142">
        <w:rPr>
          <w:rFonts w:ascii="Times New Roman" w:hAnsi="Times New Roman" w:cs="Times New Roman"/>
          <w:b/>
          <w:sz w:val="24"/>
          <w:szCs w:val="24"/>
        </w:rPr>
        <w:t xml:space="preserve">Step 4:  Preparation/submission of an Amendment to the Task Order </w:t>
      </w:r>
    </w:p>
    <w:p w14:paraId="280EBFC4" w14:textId="77777777" w:rsidR="00F93A98" w:rsidRPr="00BE2142" w:rsidRDefault="00B818CB" w:rsidP="0080369B">
      <w:pPr>
        <w:spacing w:after="15" w:line="240" w:lineRule="auto"/>
        <w:ind w:left="324" w:right="24" w:firstLine="0"/>
        <w:rPr>
          <w:rFonts w:ascii="Times New Roman" w:hAnsi="Times New Roman" w:cs="Times New Roman"/>
          <w:sz w:val="24"/>
          <w:szCs w:val="24"/>
        </w:rPr>
      </w:pPr>
      <w:r w:rsidRPr="00BE2142">
        <w:rPr>
          <w:rFonts w:ascii="Times New Roman" w:hAnsi="Times New Roman" w:cs="Times New Roman"/>
          <w:sz w:val="24"/>
          <w:szCs w:val="24"/>
        </w:rPr>
        <w:t>Once Novartis and Company have reached agreement regarding the scope of the change and the associated cost of the change, an Amendment to the Task Order shall be executed by the parties that will include the following attachments as applicable:  Corresponding CNF(s), revised budget, and revised payment schedule.</w:t>
      </w:r>
      <w:r w:rsidRPr="00BE2142">
        <w:rPr>
          <w:rFonts w:ascii="Times New Roman" w:hAnsi="Times New Roman" w:cs="Times New Roman"/>
          <w:b/>
          <w:sz w:val="24"/>
          <w:szCs w:val="24"/>
        </w:rPr>
        <w:t xml:space="preserve"> </w:t>
      </w:r>
    </w:p>
    <w:p w14:paraId="58DF8783"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125E871B" w14:textId="77777777" w:rsidR="00F93A98" w:rsidRPr="00BE2142" w:rsidRDefault="00B818CB" w:rsidP="0080369B">
      <w:pPr>
        <w:spacing w:after="0" w:line="259" w:lineRule="auto"/>
        <w:ind w:left="4055" w:right="0" w:hanging="10"/>
        <w:rPr>
          <w:rFonts w:ascii="Times New Roman" w:hAnsi="Times New Roman" w:cs="Times New Roman"/>
          <w:sz w:val="24"/>
          <w:szCs w:val="24"/>
        </w:rPr>
      </w:pPr>
      <w:r w:rsidRPr="00BE2142">
        <w:rPr>
          <w:rFonts w:ascii="Times New Roman" w:hAnsi="Times New Roman" w:cs="Times New Roman"/>
          <w:b/>
          <w:sz w:val="24"/>
          <w:szCs w:val="24"/>
        </w:rPr>
        <w:t xml:space="preserve">Exhibit E continued </w:t>
      </w:r>
    </w:p>
    <w:p w14:paraId="4F71DA78" w14:textId="77777777" w:rsidR="00F93A98" w:rsidRPr="00BE2142" w:rsidRDefault="00B818CB" w:rsidP="0080369B">
      <w:pPr>
        <w:spacing w:after="0" w:line="259" w:lineRule="auto"/>
        <w:ind w:left="351"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DD70841" w14:textId="77777777" w:rsidR="00F93A98" w:rsidRPr="00BE2142" w:rsidRDefault="00B818CB" w:rsidP="0080369B">
      <w:pPr>
        <w:spacing w:after="0" w:line="259" w:lineRule="auto"/>
        <w:ind w:right="2782" w:firstLine="0"/>
        <w:rPr>
          <w:rFonts w:ascii="Times New Roman" w:hAnsi="Times New Roman" w:cs="Times New Roman"/>
          <w:sz w:val="24"/>
          <w:szCs w:val="24"/>
        </w:rPr>
      </w:pPr>
      <w:r w:rsidRPr="00BE2142">
        <w:rPr>
          <w:rFonts w:ascii="Times New Roman" w:hAnsi="Times New Roman" w:cs="Times New Roman"/>
          <w:b/>
          <w:sz w:val="24"/>
          <w:szCs w:val="24"/>
        </w:rPr>
        <w:t xml:space="preserve">Sample Change Notification Form (CNF) </w:t>
      </w:r>
    </w:p>
    <w:p w14:paraId="1D649D93" w14:textId="77777777" w:rsidR="00F93A98" w:rsidRPr="00BE2142" w:rsidRDefault="00B818CB" w:rsidP="0080369B">
      <w:pPr>
        <w:spacing w:after="0" w:line="259" w:lineRule="auto"/>
        <w:ind w:left="351"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tbl>
      <w:tblPr>
        <w:tblStyle w:val="TableGrid"/>
        <w:tblW w:w="9381" w:type="dxa"/>
        <w:tblInd w:w="339" w:type="dxa"/>
        <w:tblCellMar>
          <w:top w:w="7" w:type="dxa"/>
        </w:tblCellMar>
        <w:tblLook w:val="04A0" w:firstRow="1" w:lastRow="0" w:firstColumn="1" w:lastColumn="0" w:noHBand="0" w:noVBand="1"/>
      </w:tblPr>
      <w:tblGrid>
        <w:gridCol w:w="4613"/>
        <w:gridCol w:w="1001"/>
        <w:gridCol w:w="2417"/>
        <w:gridCol w:w="467"/>
        <w:gridCol w:w="883"/>
      </w:tblGrid>
      <w:tr w:rsidR="00F93A98" w:rsidRPr="00BE2142" w14:paraId="7320F902" w14:textId="77777777">
        <w:trPr>
          <w:trHeight w:val="241"/>
        </w:trPr>
        <w:tc>
          <w:tcPr>
            <w:tcW w:w="4662" w:type="dxa"/>
            <w:vMerge w:val="restart"/>
            <w:tcBorders>
              <w:top w:val="single" w:sz="12" w:space="0" w:color="000000"/>
              <w:left w:val="single" w:sz="12" w:space="0" w:color="000000"/>
              <w:bottom w:val="single" w:sz="12" w:space="0" w:color="000000"/>
              <w:right w:val="nil"/>
            </w:tcBorders>
          </w:tcPr>
          <w:p w14:paraId="37FDE2D3" w14:textId="77777777" w:rsidR="00F93A98" w:rsidRPr="00BE2142" w:rsidRDefault="00B818CB" w:rsidP="0080369B">
            <w:pPr>
              <w:spacing w:after="0" w:line="259" w:lineRule="auto"/>
              <w:ind w:firstLine="0"/>
              <w:rPr>
                <w:rFonts w:ascii="Times New Roman" w:hAnsi="Times New Roman" w:cs="Times New Roman"/>
                <w:sz w:val="24"/>
                <w:szCs w:val="24"/>
              </w:rPr>
            </w:pPr>
            <w:r w:rsidRPr="00BE2142">
              <w:rPr>
                <w:rFonts w:ascii="Times New Roman" w:hAnsi="Times New Roman" w:cs="Times New Roman"/>
                <w:b/>
                <w:sz w:val="24"/>
                <w:szCs w:val="24"/>
              </w:rPr>
              <w:t>Novartis/[</w:t>
            </w:r>
          </w:p>
          <w:p w14:paraId="21F38B00" w14:textId="77777777" w:rsidR="00F93A98" w:rsidRPr="00BE2142" w:rsidRDefault="00B818CB" w:rsidP="0080369B">
            <w:pPr>
              <w:spacing w:after="0" w:line="259" w:lineRule="auto"/>
              <w:ind w:left="2434" w:right="-1358" w:firstLine="0"/>
              <w:rPr>
                <w:rFonts w:ascii="Times New Roman" w:hAnsi="Times New Roman" w:cs="Times New Roman"/>
                <w:sz w:val="24"/>
                <w:szCs w:val="24"/>
              </w:rPr>
            </w:pPr>
            <w:r w:rsidRPr="00BE2142">
              <w:rPr>
                <w:rFonts w:ascii="Times New Roman" w:hAnsi="Times New Roman" w:cs="Times New Roman"/>
                <w:b/>
                <w:sz w:val="24"/>
                <w:szCs w:val="24"/>
              </w:rPr>
              <w:t>Change Notification Form (CNF) No. #</w:t>
            </w:r>
          </w:p>
          <w:p w14:paraId="17284A61" w14:textId="77777777" w:rsidR="00F93A98" w:rsidRPr="00BE2142" w:rsidRDefault="00B818CB" w:rsidP="0080369B">
            <w:pPr>
              <w:spacing w:after="0" w:line="259" w:lineRule="auto"/>
              <w:ind w:left="854" w:right="-2167" w:firstLine="0"/>
              <w:rPr>
                <w:rFonts w:ascii="Times New Roman" w:hAnsi="Times New Roman" w:cs="Times New Roman"/>
                <w:sz w:val="24"/>
                <w:szCs w:val="24"/>
              </w:rPr>
            </w:pPr>
            <w:r w:rsidRPr="00BE2142">
              <w:rPr>
                <w:rFonts w:ascii="Times New Roman" w:hAnsi="Times New Roman" w:cs="Times New Roman"/>
                <w:b/>
                <w:sz w:val="24"/>
                <w:szCs w:val="24"/>
              </w:rPr>
              <w:t xml:space="preserve">Scope Changes associated with Services provided on Novartis </w:t>
            </w:r>
          </w:p>
        </w:tc>
        <w:tc>
          <w:tcPr>
            <w:tcW w:w="910" w:type="dxa"/>
            <w:tcBorders>
              <w:top w:val="single" w:sz="12" w:space="0" w:color="000000"/>
              <w:left w:val="nil"/>
              <w:bottom w:val="nil"/>
              <w:right w:val="nil"/>
            </w:tcBorders>
            <w:shd w:val="clear" w:color="auto" w:fill="FFFF00"/>
          </w:tcPr>
          <w:p w14:paraId="7FBA3AB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Company</w:t>
            </w:r>
          </w:p>
        </w:tc>
        <w:tc>
          <w:tcPr>
            <w:tcW w:w="3810" w:type="dxa"/>
            <w:gridSpan w:val="3"/>
            <w:vMerge w:val="restart"/>
            <w:tcBorders>
              <w:top w:val="single" w:sz="12" w:space="0" w:color="000000"/>
              <w:left w:val="nil"/>
              <w:bottom w:val="nil"/>
              <w:right w:val="single" w:sz="12" w:space="0" w:color="000000"/>
            </w:tcBorders>
          </w:tcPr>
          <w:p w14:paraId="266C33C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200B78AB" w14:textId="77777777" w:rsidR="00F93A98" w:rsidRPr="00BE2142" w:rsidRDefault="00B818CB" w:rsidP="0080369B">
            <w:pPr>
              <w:spacing w:after="0" w:line="259" w:lineRule="auto"/>
              <w:ind w:left="451"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r w:rsidRPr="00BE2142">
              <w:rPr>
                <w:rFonts w:ascii="Times New Roman" w:hAnsi="Times New Roman" w:cs="Times New Roman"/>
                <w:b/>
                <w:sz w:val="24"/>
                <w:szCs w:val="24"/>
                <w:shd w:val="clear" w:color="auto" w:fill="FFFF00"/>
              </w:rPr>
              <w:t>number</w:t>
            </w:r>
            <w:r w:rsidRPr="00BE2142">
              <w:rPr>
                <w:rFonts w:ascii="Times New Roman" w:hAnsi="Times New Roman" w:cs="Times New Roman"/>
                <w:b/>
                <w:sz w:val="24"/>
                <w:szCs w:val="24"/>
              </w:rPr>
              <w:t xml:space="preserve">] </w:t>
            </w:r>
          </w:p>
        </w:tc>
      </w:tr>
      <w:tr w:rsidR="00F93A98" w:rsidRPr="00BE2142" w14:paraId="055C368E" w14:textId="77777777">
        <w:trPr>
          <w:trHeight w:val="458"/>
        </w:trPr>
        <w:tc>
          <w:tcPr>
            <w:tcW w:w="0" w:type="auto"/>
            <w:vMerge/>
            <w:tcBorders>
              <w:top w:val="nil"/>
              <w:left w:val="single" w:sz="12" w:space="0" w:color="000000"/>
              <w:bottom w:val="nil"/>
              <w:right w:val="nil"/>
            </w:tcBorders>
          </w:tcPr>
          <w:p w14:paraId="52FDA71B"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910" w:type="dxa"/>
            <w:vMerge w:val="restart"/>
            <w:tcBorders>
              <w:top w:val="nil"/>
              <w:left w:val="nil"/>
              <w:bottom w:val="single" w:sz="12" w:space="0" w:color="000000"/>
              <w:right w:val="nil"/>
            </w:tcBorders>
          </w:tcPr>
          <w:p w14:paraId="68008781"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gridSpan w:val="3"/>
            <w:vMerge/>
            <w:tcBorders>
              <w:top w:val="nil"/>
              <w:left w:val="nil"/>
              <w:bottom w:val="nil"/>
              <w:right w:val="single" w:sz="12" w:space="0" w:color="000000"/>
            </w:tcBorders>
          </w:tcPr>
          <w:p w14:paraId="775B51C0"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60488C64" w14:textId="77777777">
        <w:trPr>
          <w:trHeight w:val="240"/>
        </w:trPr>
        <w:tc>
          <w:tcPr>
            <w:tcW w:w="0" w:type="auto"/>
            <w:vMerge/>
            <w:tcBorders>
              <w:top w:val="nil"/>
              <w:left w:val="single" w:sz="12" w:space="0" w:color="000000"/>
              <w:bottom w:val="single" w:sz="12" w:space="0" w:color="000000"/>
              <w:right w:val="nil"/>
            </w:tcBorders>
          </w:tcPr>
          <w:p w14:paraId="3DA5862E"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12" w:space="0" w:color="000000"/>
              <w:right w:val="nil"/>
            </w:tcBorders>
          </w:tcPr>
          <w:p w14:paraId="12196D14"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2499" w:type="dxa"/>
            <w:tcBorders>
              <w:top w:val="nil"/>
              <w:left w:val="nil"/>
              <w:bottom w:val="single" w:sz="12" w:space="0" w:color="000000"/>
              <w:right w:val="nil"/>
            </w:tcBorders>
          </w:tcPr>
          <w:p w14:paraId="747A4DFD" w14:textId="77777777" w:rsidR="00F93A98" w:rsidRPr="00BE2142" w:rsidRDefault="00B818CB" w:rsidP="0080369B">
            <w:pPr>
              <w:spacing w:after="0" w:line="259" w:lineRule="auto"/>
              <w:ind w:right="1" w:firstLine="0"/>
              <w:rPr>
                <w:rFonts w:ascii="Times New Roman" w:hAnsi="Times New Roman" w:cs="Times New Roman"/>
                <w:sz w:val="24"/>
                <w:szCs w:val="24"/>
              </w:rPr>
            </w:pPr>
            <w:r w:rsidRPr="00BE2142">
              <w:rPr>
                <w:rFonts w:ascii="Times New Roman" w:hAnsi="Times New Roman" w:cs="Times New Roman"/>
                <w:b/>
                <w:sz w:val="24"/>
                <w:szCs w:val="24"/>
              </w:rPr>
              <w:t>Task Order [</w:t>
            </w:r>
          </w:p>
        </w:tc>
        <w:tc>
          <w:tcPr>
            <w:tcW w:w="389" w:type="dxa"/>
            <w:tcBorders>
              <w:top w:val="nil"/>
              <w:left w:val="nil"/>
              <w:bottom w:val="single" w:sz="12" w:space="0" w:color="000000"/>
              <w:right w:val="nil"/>
            </w:tcBorders>
            <w:shd w:val="clear" w:color="auto" w:fill="FFFF00"/>
          </w:tcPr>
          <w:p w14:paraId="130EC5D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TO#</w:t>
            </w:r>
          </w:p>
        </w:tc>
        <w:tc>
          <w:tcPr>
            <w:tcW w:w="922" w:type="dxa"/>
            <w:tcBorders>
              <w:top w:val="nil"/>
              <w:left w:val="nil"/>
              <w:bottom w:val="single" w:sz="12" w:space="0" w:color="000000"/>
              <w:right w:val="single" w:sz="12" w:space="0" w:color="000000"/>
            </w:tcBorders>
          </w:tcPr>
          <w:p w14:paraId="38C7B3C6"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w:t>
            </w:r>
            <w:r w:rsidRPr="00BE2142">
              <w:rPr>
                <w:rFonts w:ascii="Times New Roman" w:hAnsi="Times New Roman" w:cs="Times New Roman"/>
                <w:sz w:val="24"/>
                <w:szCs w:val="24"/>
              </w:rPr>
              <w:t xml:space="preserve"> </w:t>
            </w:r>
          </w:p>
        </w:tc>
      </w:tr>
    </w:tbl>
    <w:p w14:paraId="5A3ED3E2"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bl>
      <w:tblPr>
        <w:tblStyle w:val="TableGrid"/>
        <w:tblW w:w="9378" w:type="dxa"/>
        <w:tblInd w:w="342" w:type="dxa"/>
        <w:tblCellMar>
          <w:top w:w="17" w:type="dxa"/>
        </w:tblCellMar>
        <w:tblLook w:val="04A0" w:firstRow="1" w:lastRow="0" w:firstColumn="1" w:lastColumn="0" w:noHBand="0" w:noVBand="1"/>
      </w:tblPr>
      <w:tblGrid>
        <w:gridCol w:w="199"/>
        <w:gridCol w:w="934"/>
        <w:gridCol w:w="1239"/>
        <w:gridCol w:w="205"/>
        <w:gridCol w:w="460"/>
        <w:gridCol w:w="114"/>
        <w:gridCol w:w="3814"/>
        <w:gridCol w:w="52"/>
        <w:gridCol w:w="934"/>
        <w:gridCol w:w="1427"/>
      </w:tblGrid>
      <w:tr w:rsidR="00F93A98" w:rsidRPr="00BE2142" w14:paraId="17735270" w14:textId="77777777">
        <w:trPr>
          <w:trHeight w:val="257"/>
        </w:trPr>
        <w:tc>
          <w:tcPr>
            <w:tcW w:w="9378" w:type="dxa"/>
            <w:gridSpan w:val="10"/>
            <w:tcBorders>
              <w:top w:val="single" w:sz="12" w:space="0" w:color="000000"/>
              <w:left w:val="single" w:sz="12" w:space="0" w:color="000000"/>
              <w:bottom w:val="single" w:sz="12" w:space="0" w:color="000000"/>
              <w:right w:val="single" w:sz="12" w:space="0" w:color="000000"/>
            </w:tcBorders>
          </w:tcPr>
          <w:p w14:paraId="37537319"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b/>
                <w:sz w:val="24"/>
                <w:szCs w:val="24"/>
                <w:u w:val="single" w:color="000000"/>
              </w:rPr>
              <w:t xml:space="preserve">PART 1 – Initiation:  </w:t>
            </w:r>
            <w:r w:rsidRPr="00BE2142">
              <w:rPr>
                <w:rFonts w:ascii="Times New Roman" w:hAnsi="Times New Roman" w:cs="Times New Roman"/>
                <w:b/>
                <w:sz w:val="24"/>
                <w:szCs w:val="24"/>
              </w:rPr>
              <w:t>To be completed by Novartis or Company team member</w:t>
            </w:r>
            <w:r w:rsidRPr="00BE2142">
              <w:rPr>
                <w:rFonts w:ascii="Times New Roman" w:hAnsi="Times New Roman" w:cs="Times New Roman"/>
                <w:sz w:val="24"/>
                <w:szCs w:val="24"/>
              </w:rPr>
              <w:t xml:space="preserve"> </w:t>
            </w:r>
          </w:p>
        </w:tc>
      </w:tr>
      <w:tr w:rsidR="00F93A98" w:rsidRPr="00BE2142" w14:paraId="041E0755" w14:textId="77777777">
        <w:trPr>
          <w:trHeight w:val="240"/>
        </w:trPr>
        <w:tc>
          <w:tcPr>
            <w:tcW w:w="2351" w:type="dxa"/>
            <w:gridSpan w:val="3"/>
            <w:vMerge w:val="restart"/>
            <w:tcBorders>
              <w:top w:val="single" w:sz="12" w:space="0" w:color="000000"/>
              <w:left w:val="single" w:sz="12" w:space="0" w:color="000000"/>
              <w:bottom w:val="single" w:sz="12" w:space="0" w:color="000000"/>
              <w:right w:val="single" w:sz="12" w:space="0" w:color="000000"/>
            </w:tcBorders>
            <w:shd w:val="clear" w:color="auto" w:fill="E5E5E5"/>
          </w:tcPr>
          <w:p w14:paraId="3E2E49AF"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b/>
                <w:sz w:val="24"/>
                <w:szCs w:val="24"/>
              </w:rPr>
              <w:t xml:space="preserve">Date of CNF Request: </w:t>
            </w:r>
          </w:p>
        </w:tc>
        <w:tc>
          <w:tcPr>
            <w:tcW w:w="166" w:type="dxa"/>
            <w:vMerge w:val="restart"/>
            <w:tcBorders>
              <w:top w:val="single" w:sz="12" w:space="0" w:color="000000"/>
              <w:left w:val="single" w:sz="12" w:space="0" w:color="000000"/>
              <w:bottom w:val="single" w:sz="12" w:space="0" w:color="000000"/>
              <w:right w:val="nil"/>
            </w:tcBorders>
          </w:tcPr>
          <w:p w14:paraId="10CDA4DB" w14:textId="77777777" w:rsidR="00F93A98" w:rsidRPr="00BE2142" w:rsidRDefault="00B818CB" w:rsidP="0080369B">
            <w:pPr>
              <w:spacing w:after="0" w:line="259" w:lineRule="auto"/>
              <w:ind w:left="110" w:right="0" w:firstLine="0"/>
              <w:rPr>
                <w:rFonts w:ascii="Times New Roman" w:hAnsi="Times New Roman" w:cs="Times New Roman"/>
                <w:sz w:val="24"/>
                <w:szCs w:val="24"/>
              </w:rPr>
            </w:pPr>
            <w:r w:rsidRPr="00BE2142">
              <w:rPr>
                <w:rFonts w:ascii="Times New Roman" w:hAnsi="Times New Roman" w:cs="Times New Roman"/>
                <w:sz w:val="24"/>
                <w:szCs w:val="24"/>
              </w:rPr>
              <w:t>[</w:t>
            </w:r>
          </w:p>
        </w:tc>
        <w:tc>
          <w:tcPr>
            <w:tcW w:w="420" w:type="dxa"/>
            <w:tcBorders>
              <w:top w:val="single" w:sz="12" w:space="0" w:color="000000"/>
              <w:left w:val="nil"/>
              <w:bottom w:val="nil"/>
              <w:right w:val="nil"/>
            </w:tcBorders>
            <w:shd w:val="clear" w:color="auto" w:fill="FFFF00"/>
          </w:tcPr>
          <w:p w14:paraId="3C3A16B6" w14:textId="77777777" w:rsidR="00F93A98" w:rsidRPr="00BE2142" w:rsidRDefault="00B818CB" w:rsidP="0080369B">
            <w:pPr>
              <w:spacing w:after="0" w:line="259" w:lineRule="auto"/>
              <w:ind w:right="-1" w:firstLine="0"/>
              <w:rPr>
                <w:rFonts w:ascii="Times New Roman" w:hAnsi="Times New Roman" w:cs="Times New Roman"/>
                <w:sz w:val="24"/>
                <w:szCs w:val="24"/>
              </w:rPr>
            </w:pPr>
            <w:r w:rsidRPr="00BE2142">
              <w:rPr>
                <w:rFonts w:ascii="Times New Roman" w:hAnsi="Times New Roman" w:cs="Times New Roman"/>
                <w:sz w:val="24"/>
                <w:szCs w:val="24"/>
              </w:rPr>
              <w:t>Date</w:t>
            </w:r>
          </w:p>
        </w:tc>
        <w:tc>
          <w:tcPr>
            <w:tcW w:w="6441" w:type="dxa"/>
            <w:gridSpan w:val="5"/>
            <w:vMerge w:val="restart"/>
            <w:tcBorders>
              <w:top w:val="single" w:sz="12" w:space="0" w:color="000000"/>
              <w:left w:val="nil"/>
              <w:bottom w:val="single" w:sz="12" w:space="0" w:color="000000"/>
              <w:right w:val="single" w:sz="12" w:space="0" w:color="000000"/>
            </w:tcBorders>
          </w:tcPr>
          <w:p w14:paraId="1B8623F4" w14:textId="77777777" w:rsidR="00F93A98" w:rsidRPr="00BE2142" w:rsidRDefault="00B818CB" w:rsidP="0080369B">
            <w:pPr>
              <w:tabs>
                <w:tab w:val="center" w:pos="4033"/>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tc>
      </w:tr>
      <w:tr w:rsidR="00F93A98" w:rsidRPr="00BE2142" w14:paraId="17081188" w14:textId="77777777">
        <w:trPr>
          <w:trHeight w:val="116"/>
        </w:trPr>
        <w:tc>
          <w:tcPr>
            <w:tcW w:w="0" w:type="auto"/>
            <w:gridSpan w:val="3"/>
            <w:vMerge/>
            <w:tcBorders>
              <w:top w:val="nil"/>
              <w:left w:val="single" w:sz="12" w:space="0" w:color="000000"/>
              <w:bottom w:val="single" w:sz="12" w:space="0" w:color="000000"/>
              <w:right w:val="single" w:sz="12" w:space="0" w:color="000000"/>
            </w:tcBorders>
          </w:tcPr>
          <w:p w14:paraId="0F0C0A7E"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12" w:space="0" w:color="000000"/>
              <w:bottom w:val="single" w:sz="12" w:space="0" w:color="000000"/>
              <w:right w:val="nil"/>
            </w:tcBorders>
          </w:tcPr>
          <w:p w14:paraId="5BFB499B"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420" w:type="dxa"/>
            <w:tcBorders>
              <w:top w:val="nil"/>
              <w:left w:val="nil"/>
              <w:bottom w:val="single" w:sz="12" w:space="0" w:color="000000"/>
              <w:right w:val="nil"/>
            </w:tcBorders>
          </w:tcPr>
          <w:p w14:paraId="5243A43C"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gridSpan w:val="5"/>
            <w:vMerge/>
            <w:tcBorders>
              <w:top w:val="nil"/>
              <w:left w:val="nil"/>
              <w:bottom w:val="single" w:sz="12" w:space="0" w:color="000000"/>
              <w:right w:val="single" w:sz="12" w:space="0" w:color="000000"/>
            </w:tcBorders>
          </w:tcPr>
          <w:p w14:paraId="08008557"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06FBA256" w14:textId="77777777">
        <w:trPr>
          <w:trHeight w:val="244"/>
        </w:trPr>
        <w:tc>
          <w:tcPr>
            <w:tcW w:w="2351" w:type="dxa"/>
            <w:gridSpan w:val="3"/>
            <w:vMerge w:val="restart"/>
            <w:tcBorders>
              <w:top w:val="single" w:sz="12" w:space="0" w:color="000000"/>
              <w:left w:val="single" w:sz="12" w:space="0" w:color="000000"/>
              <w:bottom w:val="single" w:sz="12" w:space="0" w:color="000000"/>
              <w:right w:val="single" w:sz="12" w:space="0" w:color="000000"/>
            </w:tcBorders>
            <w:shd w:val="clear" w:color="auto" w:fill="E5E5E5"/>
          </w:tcPr>
          <w:p w14:paraId="2B95475A"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b/>
                <w:sz w:val="24"/>
                <w:szCs w:val="24"/>
              </w:rPr>
              <w:t xml:space="preserve">CNF Initiated*: </w:t>
            </w:r>
          </w:p>
        </w:tc>
        <w:tc>
          <w:tcPr>
            <w:tcW w:w="166" w:type="dxa"/>
            <w:vMerge w:val="restart"/>
            <w:tcBorders>
              <w:top w:val="single" w:sz="12" w:space="0" w:color="000000"/>
              <w:left w:val="single" w:sz="12" w:space="0" w:color="000000"/>
              <w:bottom w:val="single" w:sz="12" w:space="0" w:color="000000"/>
              <w:right w:val="nil"/>
            </w:tcBorders>
          </w:tcPr>
          <w:p w14:paraId="18DF2356" w14:textId="77777777" w:rsidR="00F93A98" w:rsidRPr="00BE2142" w:rsidRDefault="00B818CB" w:rsidP="0080369B">
            <w:pPr>
              <w:spacing w:after="0" w:line="259" w:lineRule="auto"/>
              <w:ind w:left="110" w:right="0" w:firstLine="0"/>
              <w:rPr>
                <w:rFonts w:ascii="Times New Roman" w:hAnsi="Times New Roman" w:cs="Times New Roman"/>
                <w:sz w:val="24"/>
                <w:szCs w:val="24"/>
              </w:rPr>
            </w:pPr>
            <w:r w:rsidRPr="00BE2142">
              <w:rPr>
                <w:rFonts w:ascii="Times New Roman" w:hAnsi="Times New Roman" w:cs="Times New Roman"/>
                <w:sz w:val="24"/>
                <w:szCs w:val="24"/>
              </w:rPr>
              <w:t>[</w:t>
            </w:r>
          </w:p>
        </w:tc>
        <w:tc>
          <w:tcPr>
            <w:tcW w:w="533" w:type="dxa"/>
            <w:gridSpan w:val="2"/>
            <w:tcBorders>
              <w:top w:val="single" w:sz="12" w:space="0" w:color="000000"/>
              <w:left w:val="nil"/>
              <w:bottom w:val="nil"/>
              <w:right w:val="nil"/>
            </w:tcBorders>
            <w:shd w:val="clear" w:color="auto" w:fill="FFFF00"/>
          </w:tcPr>
          <w:p w14:paraId="435B5356"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Name</w:t>
            </w:r>
          </w:p>
        </w:tc>
        <w:tc>
          <w:tcPr>
            <w:tcW w:w="3948" w:type="dxa"/>
            <w:vMerge w:val="restart"/>
            <w:tcBorders>
              <w:top w:val="single" w:sz="12" w:space="0" w:color="000000"/>
              <w:left w:val="nil"/>
              <w:bottom w:val="single" w:sz="12" w:space="0" w:color="000000"/>
              <w:right w:val="nil"/>
            </w:tcBorders>
          </w:tcPr>
          <w:p w14:paraId="2198F3D1"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28" w:type="dxa"/>
            <w:vMerge w:val="restart"/>
            <w:tcBorders>
              <w:top w:val="single" w:sz="12" w:space="0" w:color="000000"/>
              <w:left w:val="nil"/>
              <w:bottom w:val="single" w:sz="12" w:space="0" w:color="000000"/>
              <w:right w:val="nil"/>
            </w:tcBorders>
          </w:tcPr>
          <w:p w14:paraId="03CE7025" w14:textId="77777777" w:rsidR="00F93A98" w:rsidRPr="00BE2142" w:rsidRDefault="00B818CB" w:rsidP="0080369B">
            <w:pPr>
              <w:spacing w:after="0" w:line="259" w:lineRule="auto"/>
              <w:ind w:left="-28" w:right="0" w:firstLine="0"/>
              <w:rPr>
                <w:rFonts w:ascii="Times New Roman" w:hAnsi="Times New Roman" w:cs="Times New Roman"/>
                <w:sz w:val="24"/>
                <w:szCs w:val="24"/>
              </w:rPr>
            </w:pPr>
            <w:r w:rsidRPr="00BE2142">
              <w:rPr>
                <w:rFonts w:ascii="Times New Roman" w:hAnsi="Times New Roman" w:cs="Times New Roman"/>
                <w:sz w:val="24"/>
                <w:szCs w:val="24"/>
              </w:rPr>
              <w:t>[</w:t>
            </w:r>
          </w:p>
        </w:tc>
        <w:tc>
          <w:tcPr>
            <w:tcW w:w="854" w:type="dxa"/>
            <w:tcBorders>
              <w:top w:val="single" w:sz="12" w:space="0" w:color="000000"/>
              <w:left w:val="nil"/>
              <w:bottom w:val="nil"/>
              <w:right w:val="nil"/>
            </w:tcBorders>
            <w:shd w:val="clear" w:color="auto" w:fill="FFFF00"/>
          </w:tcPr>
          <w:p w14:paraId="21B0FF67"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Company</w:t>
            </w:r>
          </w:p>
        </w:tc>
        <w:tc>
          <w:tcPr>
            <w:tcW w:w="1498" w:type="dxa"/>
            <w:vMerge w:val="restart"/>
            <w:tcBorders>
              <w:top w:val="single" w:sz="12" w:space="0" w:color="000000"/>
              <w:left w:val="nil"/>
              <w:bottom w:val="single" w:sz="12" w:space="0" w:color="000000"/>
              <w:right w:val="single" w:sz="12" w:space="0" w:color="000000"/>
            </w:tcBorders>
          </w:tcPr>
          <w:p w14:paraId="1E42E298"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720D1A7A" w14:textId="77777777">
        <w:trPr>
          <w:trHeight w:val="116"/>
        </w:trPr>
        <w:tc>
          <w:tcPr>
            <w:tcW w:w="0" w:type="auto"/>
            <w:gridSpan w:val="3"/>
            <w:vMerge/>
            <w:tcBorders>
              <w:top w:val="nil"/>
              <w:left w:val="single" w:sz="12" w:space="0" w:color="000000"/>
              <w:bottom w:val="single" w:sz="12" w:space="0" w:color="000000"/>
              <w:right w:val="single" w:sz="12" w:space="0" w:color="000000"/>
            </w:tcBorders>
          </w:tcPr>
          <w:p w14:paraId="7E8F6ACC"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12" w:space="0" w:color="000000"/>
              <w:bottom w:val="single" w:sz="12" w:space="0" w:color="000000"/>
              <w:right w:val="nil"/>
            </w:tcBorders>
          </w:tcPr>
          <w:p w14:paraId="5F00FEBB"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533" w:type="dxa"/>
            <w:gridSpan w:val="2"/>
            <w:tcBorders>
              <w:top w:val="nil"/>
              <w:left w:val="nil"/>
              <w:bottom w:val="single" w:sz="12" w:space="0" w:color="000000"/>
              <w:right w:val="nil"/>
            </w:tcBorders>
          </w:tcPr>
          <w:p w14:paraId="4439380E"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12" w:space="0" w:color="000000"/>
              <w:right w:val="nil"/>
            </w:tcBorders>
          </w:tcPr>
          <w:p w14:paraId="62284F0B"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12" w:space="0" w:color="000000"/>
              <w:right w:val="nil"/>
            </w:tcBorders>
          </w:tcPr>
          <w:p w14:paraId="3F6D50A8"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854" w:type="dxa"/>
            <w:tcBorders>
              <w:top w:val="nil"/>
              <w:left w:val="nil"/>
              <w:bottom w:val="single" w:sz="12" w:space="0" w:color="000000"/>
              <w:right w:val="nil"/>
            </w:tcBorders>
          </w:tcPr>
          <w:p w14:paraId="5FBC19F1"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12" w:space="0" w:color="000000"/>
              <w:right w:val="single" w:sz="12" w:space="0" w:color="000000"/>
            </w:tcBorders>
          </w:tcPr>
          <w:p w14:paraId="4E3C1561"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329A9D9D" w14:textId="77777777">
        <w:trPr>
          <w:trHeight w:val="244"/>
        </w:trPr>
        <w:tc>
          <w:tcPr>
            <w:tcW w:w="2351" w:type="dxa"/>
            <w:gridSpan w:val="3"/>
            <w:vMerge w:val="restart"/>
            <w:tcBorders>
              <w:top w:val="single" w:sz="12" w:space="0" w:color="000000"/>
              <w:left w:val="single" w:sz="12" w:space="0" w:color="000000"/>
              <w:bottom w:val="single" w:sz="12" w:space="0" w:color="000000"/>
              <w:right w:val="single" w:sz="12" w:space="0" w:color="000000"/>
            </w:tcBorders>
            <w:shd w:val="clear" w:color="auto" w:fill="E5E5E5"/>
          </w:tcPr>
          <w:p w14:paraId="7BBDBE44"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b/>
                <w:sz w:val="24"/>
                <w:szCs w:val="24"/>
              </w:rPr>
              <w:t xml:space="preserve">CNF Received: </w:t>
            </w:r>
          </w:p>
        </w:tc>
        <w:tc>
          <w:tcPr>
            <w:tcW w:w="166" w:type="dxa"/>
            <w:vMerge w:val="restart"/>
            <w:tcBorders>
              <w:top w:val="single" w:sz="12" w:space="0" w:color="000000"/>
              <w:left w:val="single" w:sz="12" w:space="0" w:color="000000"/>
              <w:bottom w:val="single" w:sz="12" w:space="0" w:color="000000"/>
              <w:right w:val="nil"/>
            </w:tcBorders>
          </w:tcPr>
          <w:p w14:paraId="393931F6" w14:textId="77777777" w:rsidR="00F93A98" w:rsidRPr="00BE2142" w:rsidRDefault="00B818CB" w:rsidP="0080369B">
            <w:pPr>
              <w:spacing w:after="0" w:line="259" w:lineRule="auto"/>
              <w:ind w:left="110" w:right="0" w:firstLine="0"/>
              <w:rPr>
                <w:rFonts w:ascii="Times New Roman" w:hAnsi="Times New Roman" w:cs="Times New Roman"/>
                <w:sz w:val="24"/>
                <w:szCs w:val="24"/>
              </w:rPr>
            </w:pPr>
            <w:r w:rsidRPr="00BE2142">
              <w:rPr>
                <w:rFonts w:ascii="Times New Roman" w:hAnsi="Times New Roman" w:cs="Times New Roman"/>
                <w:sz w:val="24"/>
                <w:szCs w:val="24"/>
              </w:rPr>
              <w:t>[</w:t>
            </w:r>
          </w:p>
        </w:tc>
        <w:tc>
          <w:tcPr>
            <w:tcW w:w="533" w:type="dxa"/>
            <w:gridSpan w:val="2"/>
            <w:tcBorders>
              <w:top w:val="single" w:sz="12" w:space="0" w:color="000000"/>
              <w:left w:val="nil"/>
              <w:bottom w:val="nil"/>
              <w:right w:val="nil"/>
            </w:tcBorders>
            <w:shd w:val="clear" w:color="auto" w:fill="FFFF00"/>
          </w:tcPr>
          <w:p w14:paraId="623E7C90"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Name</w:t>
            </w:r>
          </w:p>
        </w:tc>
        <w:tc>
          <w:tcPr>
            <w:tcW w:w="3948" w:type="dxa"/>
            <w:vMerge w:val="restart"/>
            <w:tcBorders>
              <w:top w:val="single" w:sz="12" w:space="0" w:color="000000"/>
              <w:left w:val="nil"/>
              <w:bottom w:val="single" w:sz="12" w:space="0" w:color="000000"/>
              <w:right w:val="nil"/>
            </w:tcBorders>
          </w:tcPr>
          <w:p w14:paraId="123D841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28" w:type="dxa"/>
            <w:vMerge w:val="restart"/>
            <w:tcBorders>
              <w:top w:val="single" w:sz="12" w:space="0" w:color="000000"/>
              <w:left w:val="nil"/>
              <w:bottom w:val="single" w:sz="12" w:space="0" w:color="000000"/>
              <w:right w:val="nil"/>
            </w:tcBorders>
          </w:tcPr>
          <w:p w14:paraId="5D024AA3" w14:textId="77777777" w:rsidR="00F93A98" w:rsidRPr="00BE2142" w:rsidRDefault="00B818CB" w:rsidP="0080369B">
            <w:pPr>
              <w:spacing w:after="0" w:line="259" w:lineRule="auto"/>
              <w:ind w:left="-28" w:right="0" w:firstLine="0"/>
              <w:rPr>
                <w:rFonts w:ascii="Times New Roman" w:hAnsi="Times New Roman" w:cs="Times New Roman"/>
                <w:sz w:val="24"/>
                <w:szCs w:val="24"/>
              </w:rPr>
            </w:pPr>
            <w:r w:rsidRPr="00BE2142">
              <w:rPr>
                <w:rFonts w:ascii="Times New Roman" w:hAnsi="Times New Roman" w:cs="Times New Roman"/>
                <w:sz w:val="24"/>
                <w:szCs w:val="24"/>
              </w:rPr>
              <w:t>[</w:t>
            </w:r>
          </w:p>
        </w:tc>
        <w:tc>
          <w:tcPr>
            <w:tcW w:w="854" w:type="dxa"/>
            <w:tcBorders>
              <w:top w:val="single" w:sz="12" w:space="0" w:color="000000"/>
              <w:left w:val="nil"/>
              <w:bottom w:val="nil"/>
              <w:right w:val="nil"/>
            </w:tcBorders>
            <w:shd w:val="clear" w:color="auto" w:fill="FFFF00"/>
          </w:tcPr>
          <w:p w14:paraId="3BF643F4"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Company</w:t>
            </w:r>
          </w:p>
        </w:tc>
        <w:tc>
          <w:tcPr>
            <w:tcW w:w="1498" w:type="dxa"/>
            <w:vMerge w:val="restart"/>
            <w:tcBorders>
              <w:top w:val="single" w:sz="12" w:space="0" w:color="000000"/>
              <w:left w:val="nil"/>
              <w:bottom w:val="single" w:sz="12" w:space="0" w:color="000000"/>
              <w:right w:val="single" w:sz="12" w:space="0" w:color="000000"/>
            </w:tcBorders>
          </w:tcPr>
          <w:p w14:paraId="7199C154"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09B0C2AD" w14:textId="77777777">
        <w:trPr>
          <w:trHeight w:val="112"/>
        </w:trPr>
        <w:tc>
          <w:tcPr>
            <w:tcW w:w="0" w:type="auto"/>
            <w:gridSpan w:val="3"/>
            <w:vMerge/>
            <w:tcBorders>
              <w:top w:val="nil"/>
              <w:left w:val="single" w:sz="12" w:space="0" w:color="000000"/>
              <w:bottom w:val="single" w:sz="12" w:space="0" w:color="000000"/>
              <w:right w:val="single" w:sz="12" w:space="0" w:color="000000"/>
            </w:tcBorders>
          </w:tcPr>
          <w:p w14:paraId="709D71AA"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12" w:space="0" w:color="000000"/>
              <w:bottom w:val="single" w:sz="12" w:space="0" w:color="000000"/>
              <w:right w:val="nil"/>
            </w:tcBorders>
          </w:tcPr>
          <w:p w14:paraId="631E7A98"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533" w:type="dxa"/>
            <w:gridSpan w:val="2"/>
            <w:tcBorders>
              <w:top w:val="nil"/>
              <w:left w:val="nil"/>
              <w:bottom w:val="single" w:sz="12" w:space="0" w:color="000000"/>
              <w:right w:val="nil"/>
            </w:tcBorders>
          </w:tcPr>
          <w:p w14:paraId="23521288"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12" w:space="0" w:color="000000"/>
              <w:right w:val="nil"/>
            </w:tcBorders>
          </w:tcPr>
          <w:p w14:paraId="1E9DA1CE"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12" w:space="0" w:color="000000"/>
              <w:right w:val="nil"/>
            </w:tcBorders>
          </w:tcPr>
          <w:p w14:paraId="205530BB"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854" w:type="dxa"/>
            <w:tcBorders>
              <w:top w:val="nil"/>
              <w:left w:val="nil"/>
              <w:bottom w:val="single" w:sz="12" w:space="0" w:color="000000"/>
              <w:right w:val="nil"/>
            </w:tcBorders>
          </w:tcPr>
          <w:p w14:paraId="7F3B480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12" w:space="0" w:color="000000"/>
              <w:right w:val="single" w:sz="12" w:space="0" w:color="000000"/>
            </w:tcBorders>
          </w:tcPr>
          <w:p w14:paraId="20481DE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0C28DC3C" w14:textId="77777777">
        <w:trPr>
          <w:trHeight w:val="584"/>
        </w:trPr>
        <w:tc>
          <w:tcPr>
            <w:tcW w:w="9378" w:type="dxa"/>
            <w:gridSpan w:val="10"/>
            <w:tcBorders>
              <w:top w:val="single" w:sz="12" w:space="0" w:color="000000"/>
              <w:left w:val="single" w:sz="12" w:space="0" w:color="000000"/>
              <w:bottom w:val="single" w:sz="12" w:space="0" w:color="000000"/>
              <w:right w:val="single" w:sz="12" w:space="0" w:color="000000"/>
            </w:tcBorders>
          </w:tcPr>
          <w:p w14:paraId="5D291574" w14:textId="77777777" w:rsidR="00F93A98" w:rsidRPr="00BE2142" w:rsidRDefault="00B818CB" w:rsidP="0080369B">
            <w:pPr>
              <w:spacing w:after="0" w:line="259" w:lineRule="auto"/>
              <w:ind w:left="104" w:right="58" w:firstLine="0"/>
              <w:rPr>
                <w:rFonts w:ascii="Times New Roman" w:hAnsi="Times New Roman" w:cs="Times New Roman"/>
                <w:sz w:val="24"/>
                <w:szCs w:val="24"/>
              </w:rPr>
            </w:pPr>
            <w:r w:rsidRPr="00BE2142">
              <w:rPr>
                <w:rFonts w:ascii="Times New Roman" w:hAnsi="Times New Roman" w:cs="Times New Roman"/>
                <w:sz w:val="24"/>
                <w:szCs w:val="24"/>
              </w:rPr>
              <w:t xml:space="preserve">* Company-initiated CNF should be emailed to Novartis Outsourcing Manager.  Note, such e-mail is permitted for the sole purpose of this CNF.  Other notices being sent to the other party must follow the Notice provisions set forth in Section 15 of the Agreement. </w:t>
            </w:r>
          </w:p>
        </w:tc>
      </w:tr>
      <w:tr w:rsidR="00F93A98" w:rsidRPr="00BE2142" w14:paraId="04943A0C" w14:textId="77777777">
        <w:trPr>
          <w:trHeight w:val="482"/>
        </w:trPr>
        <w:tc>
          <w:tcPr>
            <w:tcW w:w="9378" w:type="dxa"/>
            <w:gridSpan w:val="10"/>
            <w:tcBorders>
              <w:top w:val="single" w:sz="12" w:space="0" w:color="000000"/>
              <w:left w:val="single" w:sz="12" w:space="0" w:color="000000"/>
              <w:bottom w:val="single" w:sz="12" w:space="0" w:color="000000"/>
              <w:right w:val="single" w:sz="12" w:space="0" w:color="000000"/>
            </w:tcBorders>
          </w:tcPr>
          <w:p w14:paraId="16959C27"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b/>
                <w:sz w:val="24"/>
                <w:szCs w:val="24"/>
              </w:rPr>
              <w:t>Description of the scope change(s), and any anticipated impact to project timeline (If relevant, please include pertinent start and stop dates relative to the new work being proposed).</w:t>
            </w:r>
            <w:r w:rsidRPr="00BE2142">
              <w:rPr>
                <w:rFonts w:ascii="Times New Roman" w:hAnsi="Times New Roman" w:cs="Times New Roman"/>
                <w:sz w:val="24"/>
                <w:szCs w:val="24"/>
              </w:rPr>
              <w:t xml:space="preserve"> </w:t>
            </w:r>
          </w:p>
        </w:tc>
      </w:tr>
      <w:tr w:rsidR="00F93A98" w:rsidRPr="00BE2142" w14:paraId="43D80775" w14:textId="77777777">
        <w:trPr>
          <w:trHeight w:val="240"/>
        </w:trPr>
        <w:tc>
          <w:tcPr>
            <w:tcW w:w="160" w:type="dxa"/>
            <w:vMerge w:val="restart"/>
            <w:tcBorders>
              <w:top w:val="single" w:sz="12" w:space="0" w:color="000000"/>
              <w:left w:val="single" w:sz="12" w:space="0" w:color="000000"/>
              <w:bottom w:val="single" w:sz="12" w:space="0" w:color="000000"/>
              <w:right w:val="nil"/>
            </w:tcBorders>
          </w:tcPr>
          <w:p w14:paraId="4583827A"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sz w:val="24"/>
                <w:szCs w:val="24"/>
              </w:rPr>
              <w:t>[</w:t>
            </w:r>
          </w:p>
          <w:p w14:paraId="61314AED"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B144050"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2F40B37"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75F01C4"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2D38C4D" w14:textId="77777777" w:rsidR="00F93A98" w:rsidRPr="00BE2142" w:rsidRDefault="00B818CB" w:rsidP="0080369B">
            <w:pPr>
              <w:spacing w:after="0" w:line="259" w:lineRule="auto"/>
              <w:ind w:left="10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854" w:type="dxa"/>
            <w:tcBorders>
              <w:top w:val="single" w:sz="12" w:space="0" w:color="000000"/>
              <w:left w:val="nil"/>
              <w:bottom w:val="nil"/>
              <w:right w:val="nil"/>
            </w:tcBorders>
            <w:shd w:val="clear" w:color="auto" w:fill="FFFF00"/>
          </w:tcPr>
          <w:p w14:paraId="18BA467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Complete</w:t>
            </w:r>
          </w:p>
        </w:tc>
        <w:tc>
          <w:tcPr>
            <w:tcW w:w="8364" w:type="dxa"/>
            <w:gridSpan w:val="8"/>
            <w:vMerge w:val="restart"/>
            <w:tcBorders>
              <w:top w:val="single" w:sz="12" w:space="0" w:color="000000"/>
              <w:left w:val="nil"/>
              <w:bottom w:val="single" w:sz="12" w:space="0" w:color="000000"/>
              <w:right w:val="single" w:sz="12" w:space="0" w:color="000000"/>
            </w:tcBorders>
          </w:tcPr>
          <w:p w14:paraId="3D2EB4BA"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1B231162" w14:textId="77777777">
        <w:trPr>
          <w:trHeight w:val="1164"/>
        </w:trPr>
        <w:tc>
          <w:tcPr>
            <w:tcW w:w="0" w:type="auto"/>
            <w:vMerge/>
            <w:tcBorders>
              <w:top w:val="nil"/>
              <w:left w:val="single" w:sz="12" w:space="0" w:color="000000"/>
              <w:bottom w:val="single" w:sz="12" w:space="0" w:color="000000"/>
              <w:right w:val="nil"/>
            </w:tcBorders>
          </w:tcPr>
          <w:p w14:paraId="51A2DCB5"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854" w:type="dxa"/>
            <w:tcBorders>
              <w:top w:val="nil"/>
              <w:left w:val="nil"/>
              <w:bottom w:val="single" w:sz="12" w:space="0" w:color="000000"/>
              <w:right w:val="nil"/>
            </w:tcBorders>
          </w:tcPr>
          <w:p w14:paraId="6FF9F759"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gridSpan w:val="8"/>
            <w:vMerge/>
            <w:tcBorders>
              <w:top w:val="nil"/>
              <w:left w:val="nil"/>
              <w:bottom w:val="single" w:sz="12" w:space="0" w:color="000000"/>
              <w:right w:val="single" w:sz="12" w:space="0" w:color="000000"/>
            </w:tcBorders>
          </w:tcPr>
          <w:p w14:paraId="63930B3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bl>
    <w:p w14:paraId="2B5E977F"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bl>
      <w:tblPr>
        <w:tblStyle w:val="TableGrid"/>
        <w:tblW w:w="9381" w:type="dxa"/>
        <w:tblInd w:w="339" w:type="dxa"/>
        <w:tblCellMar>
          <w:top w:w="20" w:type="dxa"/>
          <w:left w:w="108" w:type="dxa"/>
          <w:right w:w="66" w:type="dxa"/>
        </w:tblCellMar>
        <w:tblLook w:val="04A0" w:firstRow="1" w:lastRow="0" w:firstColumn="1" w:lastColumn="0" w:noHBand="0" w:noVBand="1"/>
      </w:tblPr>
      <w:tblGrid>
        <w:gridCol w:w="9381"/>
      </w:tblGrid>
      <w:tr w:rsidR="00F93A98" w:rsidRPr="00BE2142" w14:paraId="3B9963C1" w14:textId="77777777">
        <w:trPr>
          <w:trHeight w:val="238"/>
        </w:trPr>
        <w:tc>
          <w:tcPr>
            <w:tcW w:w="9381" w:type="dxa"/>
            <w:tcBorders>
              <w:top w:val="single" w:sz="12" w:space="0" w:color="000000"/>
              <w:left w:val="single" w:sz="12" w:space="0" w:color="000000"/>
              <w:bottom w:val="single" w:sz="12" w:space="0" w:color="000000"/>
              <w:right w:val="single" w:sz="12" w:space="0" w:color="000000"/>
            </w:tcBorders>
          </w:tcPr>
          <w:p w14:paraId="66E6B42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u w:val="single" w:color="000000"/>
              </w:rPr>
              <w:t xml:space="preserve">PART 2 – Novartis Review and Authorization: </w:t>
            </w:r>
            <w:r w:rsidRPr="00BE2142">
              <w:rPr>
                <w:rFonts w:ascii="Times New Roman" w:hAnsi="Times New Roman" w:cs="Times New Roman"/>
                <w:b/>
                <w:sz w:val="24"/>
                <w:szCs w:val="24"/>
              </w:rPr>
              <w:t xml:space="preserve">Completed by Novartis Outsourcing Manager </w:t>
            </w:r>
          </w:p>
        </w:tc>
      </w:tr>
      <w:tr w:rsidR="00F93A98" w:rsidRPr="00BE2142" w14:paraId="69EACAB8" w14:textId="77777777">
        <w:trPr>
          <w:trHeight w:val="3709"/>
        </w:trPr>
        <w:tc>
          <w:tcPr>
            <w:tcW w:w="9381" w:type="dxa"/>
            <w:tcBorders>
              <w:top w:val="single" w:sz="12" w:space="0" w:color="000000"/>
              <w:left w:val="single" w:sz="12" w:space="0" w:color="000000"/>
              <w:bottom w:val="single" w:sz="12" w:space="0" w:color="000000"/>
              <w:right w:val="single" w:sz="12" w:space="0" w:color="000000"/>
            </w:tcBorders>
          </w:tcPr>
          <w:p w14:paraId="0694B01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Regarding the above-detailed scope change(s), Novartis requests the following (as √’ed by Novartis): </w:t>
            </w:r>
          </w:p>
          <w:p w14:paraId="1133448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6D9E741" w14:textId="77777777" w:rsidR="00F93A98" w:rsidRPr="00BE2142" w:rsidRDefault="00B818CB" w:rsidP="0080369B">
            <w:pPr>
              <w:spacing w:after="0" w:line="249" w:lineRule="auto"/>
              <w:ind w:left="360" w:right="0" w:hanging="360"/>
              <w:rPr>
                <w:rFonts w:ascii="Times New Roman" w:hAnsi="Times New Roman" w:cs="Times New Roman"/>
                <w:sz w:val="24"/>
                <w:szCs w:val="24"/>
              </w:rPr>
            </w:pPr>
            <w:r w:rsidRPr="00BE2142">
              <w:rPr>
                <w:rFonts w:ascii="Times New Roman" w:eastAsia="Courier New" w:hAnsi="Times New Roman" w:cs="Times New Roman"/>
                <w:sz w:val="24"/>
                <w:szCs w:val="24"/>
              </w:rPr>
              <w:t>□</w:t>
            </w: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Company is requested to provide a full cost estimate for this work within five (5) business days.  Company MUST NOT start work until Novartis has evaluated and approved this request in a Novartis-signed CNF or Amendment to the Task Order executed by the parties. </w:t>
            </w:r>
          </w:p>
          <w:p w14:paraId="2089A97E" w14:textId="77777777" w:rsidR="00F93A98" w:rsidRPr="00BE2142" w:rsidRDefault="00B818CB" w:rsidP="0080369B">
            <w:pPr>
              <w:spacing w:after="0" w:line="245" w:lineRule="auto"/>
              <w:ind w:left="360" w:right="0" w:hanging="360"/>
              <w:rPr>
                <w:rFonts w:ascii="Times New Roman" w:hAnsi="Times New Roman" w:cs="Times New Roman"/>
                <w:sz w:val="24"/>
                <w:szCs w:val="24"/>
              </w:rPr>
            </w:pPr>
            <w:r w:rsidRPr="00BE2142">
              <w:rPr>
                <w:rFonts w:ascii="Times New Roman" w:eastAsia="Courier New" w:hAnsi="Times New Roman" w:cs="Times New Roman"/>
                <w:sz w:val="24"/>
                <w:szCs w:val="24"/>
              </w:rPr>
              <w:t>□</w:t>
            </w: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Company is requested to commence with the above-detailed work immediately.  Novartis agrees to incur costs, up to or equal to $</w:t>
            </w:r>
            <w:r w:rsidRPr="00BE2142">
              <w:rPr>
                <w:rFonts w:ascii="Times New Roman" w:hAnsi="Times New Roman" w:cs="Times New Roman"/>
                <w:sz w:val="24"/>
                <w:szCs w:val="24"/>
                <w:shd w:val="clear" w:color="auto" w:fill="FFFF00"/>
              </w:rPr>
              <w:t>______</w:t>
            </w:r>
            <w:r w:rsidRPr="00BE2142">
              <w:rPr>
                <w:rFonts w:ascii="Times New Roman" w:hAnsi="Times New Roman" w:cs="Times New Roman"/>
                <w:sz w:val="24"/>
                <w:szCs w:val="24"/>
              </w:rPr>
              <w:t>[</w:t>
            </w:r>
            <w:r w:rsidRPr="00BE2142">
              <w:rPr>
                <w:rFonts w:ascii="Times New Roman" w:hAnsi="Times New Roman" w:cs="Times New Roman"/>
                <w:sz w:val="24"/>
                <w:szCs w:val="24"/>
                <w:shd w:val="clear" w:color="auto" w:fill="FFFF00"/>
              </w:rPr>
              <w:t>Dollar Amount</w:t>
            </w:r>
            <w:r w:rsidRPr="00BE2142">
              <w:rPr>
                <w:rFonts w:ascii="Times New Roman" w:hAnsi="Times New Roman" w:cs="Times New Roman"/>
                <w:sz w:val="24"/>
                <w:szCs w:val="24"/>
              </w:rPr>
              <w:t xml:space="preserve">] (the Limit Amount), to enable Company to start performing these tasks/activities up to and including the date that Novartis communicates their decision  (the “Decision Date”) regarding whether or not to proceed with these additional services.  Company is requested to provide a full cost estimate for this work within five (5) business days.  </w:t>
            </w:r>
          </w:p>
          <w:p w14:paraId="5C380A6F" w14:textId="77777777" w:rsidR="00F93A98" w:rsidRPr="00BE2142" w:rsidRDefault="00B818CB" w:rsidP="0080369B">
            <w:pPr>
              <w:spacing w:after="1" w:line="241" w:lineRule="auto"/>
              <w:ind w:left="360" w:right="0" w:firstLine="0"/>
              <w:rPr>
                <w:rFonts w:ascii="Times New Roman" w:hAnsi="Times New Roman" w:cs="Times New Roman"/>
                <w:sz w:val="24"/>
                <w:szCs w:val="24"/>
              </w:rPr>
            </w:pPr>
            <w:r w:rsidRPr="00BE2142">
              <w:rPr>
                <w:rFonts w:ascii="Times New Roman" w:hAnsi="Times New Roman" w:cs="Times New Roman"/>
                <w:sz w:val="24"/>
                <w:szCs w:val="24"/>
              </w:rPr>
              <w:t xml:space="preserve">Novartis reserves the right to negotiate any cost estimate presented.  Any and all portions of the Limit Amount that Novartis has agreed to pay shall be applied to the full cost estimate. </w:t>
            </w:r>
          </w:p>
          <w:p w14:paraId="6CF51EFC" w14:textId="77777777" w:rsidR="00F93A98" w:rsidRPr="00BE2142" w:rsidRDefault="00B818CB" w:rsidP="0080369B">
            <w:pPr>
              <w:spacing w:after="0" w:line="251" w:lineRule="auto"/>
              <w:ind w:left="360" w:right="0" w:hanging="360"/>
              <w:rPr>
                <w:rFonts w:ascii="Times New Roman" w:hAnsi="Times New Roman" w:cs="Times New Roman"/>
                <w:sz w:val="24"/>
                <w:szCs w:val="24"/>
              </w:rPr>
            </w:pPr>
            <w:r w:rsidRPr="00BE2142">
              <w:rPr>
                <w:rFonts w:ascii="Times New Roman" w:eastAsia="Courier New" w:hAnsi="Times New Roman" w:cs="Times New Roman"/>
                <w:sz w:val="24"/>
                <w:szCs w:val="24"/>
              </w:rPr>
              <w:t>□</w:t>
            </w: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Company is requested to commence with the above-detailed work immediately.  Organization is requested to add this work to the project Change Log, as item #</w:t>
            </w:r>
            <w:r w:rsidRPr="00BE2142">
              <w:rPr>
                <w:rFonts w:ascii="Times New Roman" w:hAnsi="Times New Roman" w:cs="Times New Roman"/>
                <w:sz w:val="24"/>
                <w:szCs w:val="24"/>
                <w:shd w:val="clear" w:color="auto" w:fill="FFFF00"/>
              </w:rPr>
              <w:t>____</w:t>
            </w:r>
            <w:r w:rsidRPr="00BE2142">
              <w:rPr>
                <w:rFonts w:ascii="Times New Roman" w:hAnsi="Times New Roman" w:cs="Times New Roman"/>
                <w:sz w:val="24"/>
                <w:szCs w:val="24"/>
              </w:rPr>
              <w:t xml:space="preserve">.  Novartis reserves the right to negotiate any full cost estimate presented. </w:t>
            </w:r>
          </w:p>
          <w:p w14:paraId="12B2A18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bl>
    <w:p w14:paraId="6F6FF485"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5047FF0"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8ACEA24"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C9F134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DB3B7CE"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29F1D0B" w14:textId="77777777" w:rsidR="00F93A98" w:rsidRPr="00BE2142" w:rsidRDefault="00B818CB" w:rsidP="0080369B">
      <w:pPr>
        <w:spacing w:after="0" w:line="238" w:lineRule="auto"/>
        <w:ind w:left="324" w:right="6396"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b/>
          <w:i/>
          <w:sz w:val="24"/>
          <w:szCs w:val="24"/>
        </w:rPr>
        <w:t xml:space="preserve"> </w:t>
      </w:r>
      <w:r w:rsidRPr="00BE2142">
        <w:rPr>
          <w:rFonts w:ascii="Times New Roman" w:hAnsi="Times New Roman" w:cs="Times New Roman"/>
          <w:b/>
          <w:i/>
          <w:sz w:val="24"/>
          <w:szCs w:val="24"/>
        </w:rPr>
        <w:tab/>
        <w:t xml:space="preserve"> </w:t>
      </w:r>
    </w:p>
    <w:p w14:paraId="0D2A2C94" w14:textId="77777777" w:rsidR="00F93A98" w:rsidRPr="00BE2142" w:rsidRDefault="00B818CB" w:rsidP="0080369B">
      <w:pPr>
        <w:spacing w:after="0" w:line="259" w:lineRule="auto"/>
        <w:ind w:left="795" w:right="487" w:hanging="10"/>
        <w:rPr>
          <w:rFonts w:ascii="Times New Roman" w:hAnsi="Times New Roman" w:cs="Times New Roman"/>
          <w:sz w:val="24"/>
          <w:szCs w:val="24"/>
        </w:rPr>
      </w:pPr>
      <w:r w:rsidRPr="00BE2142">
        <w:rPr>
          <w:rFonts w:ascii="Times New Roman" w:hAnsi="Times New Roman" w:cs="Times New Roman"/>
          <w:b/>
          <w:i/>
          <w:sz w:val="24"/>
          <w:szCs w:val="24"/>
        </w:rPr>
        <w:t xml:space="preserve">Exhibit E </w:t>
      </w:r>
    </w:p>
    <w:p w14:paraId="25FCEDBA"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338C8BE"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47A087F" w14:textId="77777777" w:rsidR="00F93A98" w:rsidRPr="00BE2142" w:rsidRDefault="00B818CB" w:rsidP="0080369B">
      <w:pPr>
        <w:spacing w:after="243" w:line="250" w:lineRule="auto"/>
        <w:ind w:left="4979" w:right="3216" w:hanging="1407"/>
        <w:rPr>
          <w:rFonts w:ascii="Times New Roman" w:hAnsi="Times New Roman" w:cs="Times New Roman"/>
          <w:sz w:val="24"/>
          <w:szCs w:val="24"/>
        </w:rPr>
      </w:pPr>
      <w:r w:rsidRPr="00BE2142">
        <w:rPr>
          <w:rFonts w:ascii="Times New Roman" w:hAnsi="Times New Roman" w:cs="Times New Roman"/>
          <w:b/>
          <w:sz w:val="24"/>
          <w:szCs w:val="24"/>
        </w:rPr>
        <w:t xml:space="preserve">Sample Invoice to Novartis </w:t>
      </w:r>
      <w:r w:rsidRPr="00BE2142">
        <w:rPr>
          <w:rFonts w:ascii="Times New Roman" w:hAnsi="Times New Roman" w:cs="Times New Roman"/>
          <w:sz w:val="24"/>
          <w:szCs w:val="24"/>
        </w:rPr>
        <w:t xml:space="preserve"> </w:t>
      </w:r>
    </w:p>
    <w:p w14:paraId="38A4EA7F" w14:textId="77777777" w:rsidR="00F93A98" w:rsidRPr="00BE2142" w:rsidRDefault="00B818CB" w:rsidP="0080369B">
      <w:pPr>
        <w:spacing w:after="273" w:line="259" w:lineRule="auto"/>
        <w:ind w:right="1662"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9C4D55E" w14:textId="77777777" w:rsidR="00F93A98" w:rsidRPr="00BE2142" w:rsidRDefault="00B818CB" w:rsidP="0080369B">
      <w:pPr>
        <w:spacing w:after="193" w:line="259" w:lineRule="auto"/>
        <w:ind w:right="2020" w:firstLine="0"/>
        <w:rPr>
          <w:rFonts w:ascii="Times New Roman" w:hAnsi="Times New Roman" w:cs="Times New Roman"/>
          <w:sz w:val="24"/>
          <w:szCs w:val="24"/>
        </w:rPr>
      </w:pPr>
      <w:r w:rsidRPr="00BE2142">
        <w:rPr>
          <w:rFonts w:ascii="Times New Roman" w:hAnsi="Times New Roman" w:cs="Times New Roman"/>
          <w:b/>
          <w:sz w:val="24"/>
          <w:szCs w:val="24"/>
        </w:rPr>
        <w:t xml:space="preserve">INVOICE </w:t>
      </w:r>
    </w:p>
    <w:p w14:paraId="7F3A38B5" w14:textId="77777777" w:rsidR="00F93A98" w:rsidRPr="00BE2142" w:rsidRDefault="00B818CB" w:rsidP="0080369B">
      <w:pPr>
        <w:spacing w:after="10" w:line="250" w:lineRule="auto"/>
        <w:ind w:left="10" w:right="1537" w:hanging="10"/>
        <w:rPr>
          <w:rFonts w:ascii="Times New Roman" w:hAnsi="Times New Roman" w:cs="Times New Roman"/>
          <w:sz w:val="24"/>
          <w:szCs w:val="24"/>
        </w:rPr>
      </w:pPr>
      <w:r w:rsidRPr="00BE2142">
        <w:rPr>
          <w:rFonts w:ascii="Times New Roman" w:hAnsi="Times New Roman" w:cs="Times New Roman"/>
          <w:b/>
          <w:sz w:val="24"/>
          <w:szCs w:val="24"/>
        </w:rPr>
        <w:t xml:space="preserve">Sender’s Logo </w:t>
      </w:r>
      <w:r w:rsidRPr="00BE2142">
        <w:rPr>
          <w:rFonts w:ascii="Times New Roman" w:hAnsi="Times New Roman" w:cs="Times New Roman"/>
          <w:b/>
          <w:sz w:val="24"/>
          <w:szCs w:val="24"/>
        </w:rPr>
        <w:tab/>
      </w: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Name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r>
      <w:r w:rsidRPr="00BE2142">
        <w:rPr>
          <w:rFonts w:ascii="Times New Roman" w:hAnsi="Times New Roman" w:cs="Times New Roman"/>
          <w:b/>
          <w:sz w:val="24"/>
          <w:szCs w:val="24"/>
        </w:rPr>
        <w:t xml:space="preserve">INVOICE DATE: </w:t>
      </w:r>
    </w:p>
    <w:p w14:paraId="779E757B" w14:textId="77777777" w:rsidR="00F93A98" w:rsidRPr="00BE2142" w:rsidRDefault="00B818CB" w:rsidP="0080369B">
      <w:pPr>
        <w:tabs>
          <w:tab w:val="center" w:pos="5070"/>
          <w:tab w:val="center" w:pos="7469"/>
        </w:tabs>
        <w:spacing w:after="10" w:line="250"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Street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r>
      <w:r w:rsidRPr="00BE2142">
        <w:rPr>
          <w:rFonts w:ascii="Times New Roman" w:hAnsi="Times New Roman" w:cs="Times New Roman"/>
          <w:b/>
          <w:sz w:val="24"/>
          <w:szCs w:val="24"/>
        </w:rPr>
        <w:t xml:space="preserve">__ ________ 20xx_ </w:t>
      </w:r>
    </w:p>
    <w:p w14:paraId="150DE819" w14:textId="77777777" w:rsidR="00F93A98" w:rsidRPr="00BE2142" w:rsidRDefault="00B818CB" w:rsidP="0080369B">
      <w:pPr>
        <w:tabs>
          <w:tab w:val="center" w:pos="5070"/>
          <w:tab w:val="center" w:pos="6489"/>
        </w:tabs>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Town, Country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518DB6A9" w14:textId="77777777" w:rsidR="00F93A98" w:rsidRPr="00BE2142" w:rsidRDefault="00B818CB" w:rsidP="0080369B">
      <w:pPr>
        <w:tabs>
          <w:tab w:val="center" w:pos="5070"/>
          <w:tab w:val="center" w:pos="7510"/>
        </w:tabs>
        <w:spacing w:after="10" w:line="250"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Phone and Fax Nr.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r>
      <w:r w:rsidRPr="00BE2142">
        <w:rPr>
          <w:rFonts w:ascii="Times New Roman" w:hAnsi="Times New Roman" w:cs="Times New Roman"/>
          <w:b/>
          <w:sz w:val="24"/>
          <w:szCs w:val="24"/>
        </w:rPr>
        <w:t xml:space="preserve">INVOICE No.: XXXX </w:t>
      </w:r>
    </w:p>
    <w:p w14:paraId="44A5585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r w:rsidRPr="00BE2142">
        <w:rPr>
          <w:rFonts w:ascii="Times New Roman" w:hAnsi="Times New Roman" w:cs="Times New Roman"/>
          <w:b/>
          <w:sz w:val="24"/>
          <w:szCs w:val="24"/>
        </w:rPr>
        <w:tab/>
      </w: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r>
      <w:r w:rsidRPr="00BE2142">
        <w:rPr>
          <w:rFonts w:ascii="Times New Roman" w:hAnsi="Times New Roman" w:cs="Times New Roman"/>
          <w:b/>
          <w:sz w:val="24"/>
          <w:szCs w:val="24"/>
        </w:rPr>
        <w:t xml:space="preserve"> </w:t>
      </w:r>
    </w:p>
    <w:p w14:paraId="163B17D7" w14:textId="77777777" w:rsidR="00F93A98" w:rsidRPr="00BE2142" w:rsidRDefault="00B818CB" w:rsidP="0080369B">
      <w:pPr>
        <w:tabs>
          <w:tab w:val="center" w:pos="5070"/>
          <w:tab w:val="center" w:pos="6489"/>
        </w:tabs>
        <w:spacing w:after="10" w:line="250" w:lineRule="auto"/>
        <w:ind w:right="0" w:firstLine="0"/>
        <w:rPr>
          <w:rFonts w:ascii="Times New Roman" w:hAnsi="Times New Roman" w:cs="Times New Roman"/>
          <w:sz w:val="24"/>
          <w:szCs w:val="24"/>
        </w:rPr>
      </w:pPr>
      <w:r w:rsidRPr="00BE2142">
        <w:rPr>
          <w:rFonts w:ascii="Times New Roman" w:hAnsi="Times New Roman" w:cs="Times New Roman"/>
          <w:b/>
          <w:sz w:val="24"/>
          <w:szCs w:val="24"/>
        </w:rPr>
        <w:t xml:space="preserve">Bill To: </w:t>
      </w:r>
      <w:r w:rsidRPr="00BE2142">
        <w:rPr>
          <w:rFonts w:ascii="Times New Roman" w:hAnsi="Times New Roman" w:cs="Times New Roman"/>
          <w:b/>
          <w:sz w:val="24"/>
          <w:szCs w:val="24"/>
        </w:rPr>
        <w:tab/>
        <w:t xml:space="preserve"> </w:t>
      </w:r>
      <w:r w:rsidRPr="00BE2142">
        <w:rPr>
          <w:rFonts w:ascii="Times New Roman" w:hAnsi="Times New Roman" w:cs="Times New Roman"/>
          <w:b/>
          <w:sz w:val="24"/>
          <w:szCs w:val="24"/>
        </w:rPr>
        <w:tab/>
        <w:t xml:space="preserve"> </w:t>
      </w:r>
    </w:p>
    <w:p w14:paraId="740E4DD9" w14:textId="77777777" w:rsidR="00F93A98" w:rsidRPr="00BE2142" w:rsidRDefault="00B818CB" w:rsidP="0080369B">
      <w:pPr>
        <w:tabs>
          <w:tab w:val="center" w:pos="5070"/>
        </w:tabs>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NOVARTIS PHARMA AG  </w:t>
      </w:r>
      <w:r w:rsidRPr="00BE2142">
        <w:rPr>
          <w:rFonts w:ascii="Times New Roman" w:hAnsi="Times New Roman" w:cs="Times New Roman"/>
          <w:sz w:val="24"/>
          <w:szCs w:val="24"/>
        </w:rPr>
        <w:tab/>
        <w:t xml:space="preserve"> </w:t>
      </w:r>
    </w:p>
    <w:p w14:paraId="63CD6741" w14:textId="77777777" w:rsidR="00F93A98" w:rsidRPr="00BE2142" w:rsidRDefault="00B818CB" w:rsidP="0080369B">
      <w:pPr>
        <w:tabs>
          <w:tab w:val="center" w:pos="6184"/>
        </w:tabs>
        <w:ind w:right="0" w:firstLine="0"/>
        <w:rPr>
          <w:rFonts w:ascii="Times New Roman" w:hAnsi="Times New Roman" w:cs="Times New Roman"/>
          <w:sz w:val="24"/>
          <w:szCs w:val="24"/>
        </w:rPr>
      </w:pPr>
      <w:proofErr w:type="spellStart"/>
      <w:r w:rsidRPr="00BE2142">
        <w:rPr>
          <w:rFonts w:ascii="Times New Roman" w:hAnsi="Times New Roman" w:cs="Times New Roman"/>
          <w:sz w:val="24"/>
          <w:szCs w:val="24"/>
        </w:rPr>
        <w:t>Zentraler</w:t>
      </w:r>
      <w:proofErr w:type="spellEnd"/>
      <w:r w:rsidRPr="00BE2142">
        <w:rPr>
          <w:rFonts w:ascii="Times New Roman" w:hAnsi="Times New Roman" w:cs="Times New Roman"/>
          <w:sz w:val="24"/>
          <w:szCs w:val="24"/>
        </w:rPr>
        <w:t xml:space="preserve"> </w:t>
      </w:r>
      <w:proofErr w:type="spellStart"/>
      <w:r w:rsidRPr="00BE2142">
        <w:rPr>
          <w:rFonts w:ascii="Times New Roman" w:hAnsi="Times New Roman" w:cs="Times New Roman"/>
          <w:sz w:val="24"/>
          <w:szCs w:val="24"/>
        </w:rPr>
        <w:t>Faktureneingang</w:t>
      </w:r>
      <w:proofErr w:type="spellEnd"/>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r>
      <w:r w:rsidRPr="00BE2142">
        <w:rPr>
          <w:rFonts w:ascii="Times New Roman" w:hAnsi="Times New Roman" w:cs="Times New Roman"/>
          <w:b/>
          <w:sz w:val="24"/>
          <w:szCs w:val="24"/>
        </w:rPr>
        <w:t xml:space="preserve">Purchase Order: </w:t>
      </w:r>
      <w:proofErr w:type="spellStart"/>
      <w:r w:rsidRPr="00BE2142">
        <w:rPr>
          <w:rFonts w:ascii="Times New Roman" w:hAnsi="Times New Roman" w:cs="Times New Roman"/>
          <w:sz w:val="24"/>
          <w:szCs w:val="24"/>
        </w:rPr>
        <w:t>xxxx</w:t>
      </w:r>
      <w:proofErr w:type="spellEnd"/>
      <w:r w:rsidRPr="00BE2142">
        <w:rPr>
          <w:rFonts w:ascii="Times New Roman" w:hAnsi="Times New Roman" w:cs="Times New Roman"/>
          <w:sz w:val="24"/>
          <w:szCs w:val="24"/>
        </w:rPr>
        <w:t xml:space="preserve"> </w:t>
      </w:r>
    </w:p>
    <w:p w14:paraId="59FF1855" w14:textId="77777777" w:rsidR="00F93A98" w:rsidRPr="00BE2142" w:rsidRDefault="00B818CB" w:rsidP="0080369B">
      <w:pPr>
        <w:tabs>
          <w:tab w:val="center" w:pos="7002"/>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Attn: Barbara Schultheiss </w:t>
      </w:r>
      <w:r w:rsidRPr="00BE2142">
        <w:rPr>
          <w:rFonts w:ascii="Times New Roman" w:hAnsi="Times New Roman" w:cs="Times New Roman"/>
          <w:sz w:val="24"/>
          <w:szCs w:val="24"/>
        </w:rPr>
        <w:tab/>
      </w:r>
      <w:r w:rsidRPr="00BE2142">
        <w:rPr>
          <w:rFonts w:ascii="Times New Roman" w:hAnsi="Times New Roman" w:cs="Times New Roman"/>
          <w:i/>
          <w:sz w:val="24"/>
          <w:szCs w:val="24"/>
        </w:rPr>
        <w:t>[Reference to Novartis Purchase Order]</w:t>
      </w:r>
      <w:r w:rsidRPr="00BE2142">
        <w:rPr>
          <w:rFonts w:ascii="Times New Roman" w:hAnsi="Times New Roman" w:cs="Times New Roman"/>
          <w:sz w:val="24"/>
          <w:szCs w:val="24"/>
        </w:rPr>
        <w:t xml:space="preserve"> </w:t>
      </w:r>
    </w:p>
    <w:p w14:paraId="2A55480D" w14:textId="77777777" w:rsidR="00F93A98" w:rsidRPr="00BE2142" w:rsidRDefault="00B818CB" w:rsidP="0080369B">
      <w:pPr>
        <w:ind w:right="15" w:firstLine="0"/>
        <w:rPr>
          <w:rFonts w:ascii="Times New Roman" w:hAnsi="Times New Roman" w:cs="Times New Roman"/>
          <w:sz w:val="24"/>
          <w:szCs w:val="24"/>
        </w:rPr>
      </w:pPr>
      <w:r w:rsidRPr="00BE2142">
        <w:rPr>
          <w:rFonts w:ascii="Times New Roman" w:hAnsi="Times New Roman" w:cs="Times New Roman"/>
          <w:sz w:val="24"/>
          <w:szCs w:val="24"/>
        </w:rPr>
        <w:t xml:space="preserve">WSJ 386.14.22  </w:t>
      </w:r>
    </w:p>
    <w:p w14:paraId="24B9E607" w14:textId="77777777" w:rsidR="00F93A98" w:rsidRPr="00BE2142" w:rsidRDefault="00B818CB" w:rsidP="0080369B">
      <w:pPr>
        <w:tabs>
          <w:tab w:val="center" w:pos="5070"/>
          <w:tab w:val="center" w:pos="6772"/>
        </w:tabs>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CH-4002 Basel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0ABA6314" w14:textId="77777777" w:rsidR="00F93A98" w:rsidRPr="00BE2142" w:rsidRDefault="00B818CB" w:rsidP="0080369B">
      <w:pPr>
        <w:tabs>
          <w:tab w:val="center" w:pos="5070"/>
          <w:tab w:val="center" w:pos="6772"/>
        </w:tabs>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Switzerland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2B77A326" w14:textId="77777777" w:rsidR="00F93A98" w:rsidRPr="00BE2142" w:rsidRDefault="00B818CB" w:rsidP="0080369B">
      <w:pPr>
        <w:spacing w:after="5"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27BABB14"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tbl>
      <w:tblPr>
        <w:tblStyle w:val="TableGrid"/>
        <w:tblW w:w="9610" w:type="dxa"/>
        <w:tblInd w:w="-108" w:type="dxa"/>
        <w:tblCellMar>
          <w:bottom w:w="7" w:type="dxa"/>
        </w:tblCellMar>
        <w:tblLook w:val="04A0" w:firstRow="1" w:lastRow="0" w:firstColumn="1" w:lastColumn="0" w:noHBand="0" w:noVBand="1"/>
      </w:tblPr>
      <w:tblGrid>
        <w:gridCol w:w="5896"/>
        <w:gridCol w:w="877"/>
        <w:gridCol w:w="2837"/>
      </w:tblGrid>
      <w:tr w:rsidR="00F93A98" w:rsidRPr="00BE2142" w14:paraId="6D00EE35" w14:textId="77777777">
        <w:trPr>
          <w:trHeight w:val="523"/>
        </w:trPr>
        <w:tc>
          <w:tcPr>
            <w:tcW w:w="6772" w:type="dxa"/>
            <w:gridSpan w:val="2"/>
            <w:tcBorders>
              <w:top w:val="single" w:sz="8" w:space="0" w:color="000000"/>
              <w:left w:val="single" w:sz="4" w:space="0" w:color="000000"/>
              <w:bottom w:val="single" w:sz="4" w:space="0" w:color="000000"/>
              <w:right w:val="single" w:sz="4" w:space="0" w:color="000000"/>
            </w:tcBorders>
          </w:tcPr>
          <w:p w14:paraId="41A7B2AD" w14:textId="77777777" w:rsidR="00F93A98" w:rsidRPr="00BE2142" w:rsidRDefault="00B818CB" w:rsidP="0080369B">
            <w:pPr>
              <w:spacing w:after="0" w:line="259" w:lineRule="auto"/>
              <w:ind w:left="1" w:right="0" w:firstLine="0"/>
              <w:rPr>
                <w:rFonts w:ascii="Times New Roman" w:hAnsi="Times New Roman" w:cs="Times New Roman"/>
                <w:sz w:val="24"/>
                <w:szCs w:val="24"/>
              </w:rPr>
            </w:pPr>
            <w:r w:rsidRPr="00BE2142">
              <w:rPr>
                <w:rFonts w:ascii="Times New Roman" w:hAnsi="Times New Roman" w:cs="Times New Roman"/>
                <w:b/>
                <w:sz w:val="24"/>
                <w:szCs w:val="24"/>
              </w:rPr>
              <w:t xml:space="preserve">DESCRIPTION  </w:t>
            </w:r>
          </w:p>
          <w:p w14:paraId="597E6A77" w14:textId="77777777" w:rsidR="00F93A98" w:rsidRPr="00BE2142" w:rsidRDefault="00B818CB" w:rsidP="0080369B">
            <w:pPr>
              <w:spacing w:after="0" w:line="259" w:lineRule="auto"/>
              <w:ind w:left="1" w:right="0" w:firstLine="0"/>
              <w:rPr>
                <w:rFonts w:ascii="Times New Roman" w:hAnsi="Times New Roman" w:cs="Times New Roman"/>
                <w:sz w:val="24"/>
                <w:szCs w:val="24"/>
              </w:rPr>
            </w:pPr>
            <w:r w:rsidRPr="00BE2142">
              <w:rPr>
                <w:rFonts w:ascii="Times New Roman" w:hAnsi="Times New Roman" w:cs="Times New Roman"/>
                <w:i/>
                <w:sz w:val="24"/>
                <w:szCs w:val="24"/>
              </w:rPr>
              <w:t xml:space="preserve">[Please specify the service or event for which the invoice is due] </w:t>
            </w:r>
          </w:p>
        </w:tc>
        <w:tc>
          <w:tcPr>
            <w:tcW w:w="2838" w:type="dxa"/>
            <w:tcBorders>
              <w:top w:val="single" w:sz="8" w:space="0" w:color="000000"/>
              <w:left w:val="single" w:sz="4" w:space="0" w:color="000000"/>
              <w:bottom w:val="single" w:sz="4" w:space="0" w:color="000000"/>
              <w:right w:val="single" w:sz="4" w:space="0" w:color="000000"/>
            </w:tcBorders>
          </w:tcPr>
          <w:p w14:paraId="61C74C57" w14:textId="77777777" w:rsidR="00F93A98" w:rsidRPr="00BE2142" w:rsidRDefault="00B818CB" w:rsidP="0080369B">
            <w:pPr>
              <w:spacing w:after="0" w:line="259" w:lineRule="auto"/>
              <w:ind w:right="3" w:firstLine="0"/>
              <w:rPr>
                <w:rFonts w:ascii="Times New Roman" w:hAnsi="Times New Roman" w:cs="Times New Roman"/>
                <w:sz w:val="24"/>
                <w:szCs w:val="24"/>
              </w:rPr>
            </w:pPr>
            <w:r w:rsidRPr="00BE2142">
              <w:rPr>
                <w:rFonts w:ascii="Times New Roman" w:hAnsi="Times New Roman" w:cs="Times New Roman"/>
                <w:b/>
                <w:sz w:val="24"/>
                <w:szCs w:val="24"/>
              </w:rPr>
              <w:t xml:space="preserve">AMOUNT (xxx) </w:t>
            </w:r>
          </w:p>
          <w:p w14:paraId="35C8A223" w14:textId="77777777" w:rsidR="00F93A98" w:rsidRPr="00BE2142" w:rsidRDefault="00B818CB" w:rsidP="0080369B">
            <w:pPr>
              <w:spacing w:after="0" w:line="259" w:lineRule="auto"/>
              <w:ind w:right="3" w:firstLine="0"/>
              <w:rPr>
                <w:rFonts w:ascii="Times New Roman" w:hAnsi="Times New Roman" w:cs="Times New Roman"/>
                <w:sz w:val="24"/>
                <w:szCs w:val="24"/>
              </w:rPr>
            </w:pPr>
            <w:r w:rsidRPr="00BE2142">
              <w:rPr>
                <w:rFonts w:ascii="Times New Roman" w:hAnsi="Times New Roman" w:cs="Times New Roman"/>
                <w:i/>
                <w:sz w:val="24"/>
                <w:szCs w:val="24"/>
              </w:rPr>
              <w:t>[specify the currency]</w:t>
            </w:r>
            <w:r w:rsidRPr="00BE2142">
              <w:rPr>
                <w:rFonts w:ascii="Times New Roman" w:hAnsi="Times New Roman" w:cs="Times New Roman"/>
                <w:b/>
                <w:sz w:val="24"/>
                <w:szCs w:val="24"/>
              </w:rPr>
              <w:t xml:space="preserve"> </w:t>
            </w:r>
          </w:p>
        </w:tc>
      </w:tr>
      <w:tr w:rsidR="00F93A98" w:rsidRPr="00BE2142" w14:paraId="6800AB39" w14:textId="77777777">
        <w:trPr>
          <w:trHeight w:val="892"/>
        </w:trPr>
        <w:tc>
          <w:tcPr>
            <w:tcW w:w="6772" w:type="dxa"/>
            <w:gridSpan w:val="2"/>
            <w:tcBorders>
              <w:top w:val="single" w:sz="4" w:space="0" w:color="000000"/>
              <w:left w:val="single" w:sz="4" w:space="0" w:color="000000"/>
              <w:bottom w:val="nil"/>
              <w:right w:val="single" w:sz="4" w:space="0" w:color="000000"/>
            </w:tcBorders>
          </w:tcPr>
          <w:p w14:paraId="57BF4AC2" w14:textId="77777777" w:rsidR="00F93A98" w:rsidRPr="00BE2142" w:rsidRDefault="00B818CB" w:rsidP="0080369B">
            <w:pPr>
              <w:spacing w:after="0" w:line="259" w:lineRule="auto"/>
              <w:ind w:left="10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0A3D6B5" w14:textId="77777777" w:rsidR="00F93A98" w:rsidRPr="00BE2142" w:rsidRDefault="00B818CB" w:rsidP="0080369B">
            <w:pPr>
              <w:spacing w:after="0" w:line="259" w:lineRule="auto"/>
              <w:ind w:left="108" w:right="0" w:firstLine="0"/>
              <w:rPr>
                <w:rFonts w:ascii="Times New Roman" w:hAnsi="Times New Roman" w:cs="Times New Roman"/>
                <w:sz w:val="24"/>
                <w:szCs w:val="24"/>
              </w:rPr>
            </w:pPr>
            <w:r w:rsidRPr="00BE2142">
              <w:rPr>
                <w:rFonts w:ascii="Times New Roman" w:hAnsi="Times New Roman" w:cs="Times New Roman"/>
                <w:sz w:val="24"/>
                <w:szCs w:val="24"/>
              </w:rPr>
              <w:t xml:space="preserve">Product X / Service Y </w:t>
            </w:r>
            <w:r w:rsidRPr="00BE2142">
              <w:rPr>
                <w:rFonts w:ascii="Times New Roman" w:hAnsi="Times New Roman" w:cs="Times New Roman"/>
                <w:i/>
                <w:sz w:val="24"/>
                <w:szCs w:val="24"/>
              </w:rPr>
              <w:t>[specify cost details in attachment if required]</w:t>
            </w:r>
            <w:r w:rsidRPr="00BE2142">
              <w:rPr>
                <w:rFonts w:ascii="Times New Roman" w:hAnsi="Times New Roman" w:cs="Times New Roman"/>
                <w:sz w:val="24"/>
                <w:szCs w:val="24"/>
              </w:rPr>
              <w:t xml:space="preserve"> January – March 20xx  </w:t>
            </w:r>
            <w:r w:rsidRPr="00BE2142">
              <w:rPr>
                <w:rFonts w:ascii="Times New Roman" w:hAnsi="Times New Roman" w:cs="Times New Roman"/>
                <w:i/>
                <w:sz w:val="24"/>
                <w:szCs w:val="24"/>
              </w:rPr>
              <w:t xml:space="preserve">[specify the service period] </w:t>
            </w:r>
          </w:p>
        </w:tc>
        <w:tc>
          <w:tcPr>
            <w:tcW w:w="2838" w:type="dxa"/>
            <w:tcBorders>
              <w:top w:val="single" w:sz="4" w:space="0" w:color="000000"/>
              <w:left w:val="single" w:sz="4" w:space="0" w:color="000000"/>
              <w:bottom w:val="nil"/>
              <w:right w:val="single" w:sz="4" w:space="0" w:color="000000"/>
            </w:tcBorders>
            <w:vAlign w:val="bottom"/>
          </w:tcPr>
          <w:p w14:paraId="0870BC9E" w14:textId="77777777" w:rsidR="00F93A98" w:rsidRPr="00BE2142" w:rsidRDefault="00B818CB" w:rsidP="0080369B">
            <w:pPr>
              <w:spacing w:after="0" w:line="259" w:lineRule="auto"/>
              <w:ind w:right="108" w:firstLine="0"/>
              <w:rPr>
                <w:rFonts w:ascii="Times New Roman" w:hAnsi="Times New Roman" w:cs="Times New Roman"/>
                <w:sz w:val="24"/>
                <w:szCs w:val="24"/>
              </w:rPr>
            </w:pPr>
            <w:r w:rsidRPr="00BE2142">
              <w:rPr>
                <w:rFonts w:ascii="Times New Roman" w:hAnsi="Times New Roman" w:cs="Times New Roman"/>
                <w:sz w:val="24"/>
                <w:szCs w:val="24"/>
              </w:rPr>
              <w:t xml:space="preserve">  000’000.00  </w:t>
            </w:r>
          </w:p>
        </w:tc>
      </w:tr>
      <w:tr w:rsidR="00F93A98" w:rsidRPr="00BE2142" w14:paraId="5AAE993D" w14:textId="77777777">
        <w:trPr>
          <w:trHeight w:val="1463"/>
        </w:trPr>
        <w:tc>
          <w:tcPr>
            <w:tcW w:w="5898" w:type="dxa"/>
            <w:tcBorders>
              <w:top w:val="nil"/>
              <w:left w:val="single" w:sz="4" w:space="0" w:color="000000"/>
              <w:bottom w:val="nil"/>
              <w:right w:val="nil"/>
            </w:tcBorders>
          </w:tcPr>
          <w:p w14:paraId="7CB5A1E3" w14:textId="77777777" w:rsidR="00F93A98" w:rsidRPr="00BE2142" w:rsidRDefault="00B818CB" w:rsidP="0080369B">
            <w:pPr>
              <w:spacing w:after="2" w:line="259" w:lineRule="auto"/>
              <w:ind w:left="10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F108F27" w14:textId="77777777" w:rsidR="00F93A98" w:rsidRPr="00BE2142" w:rsidRDefault="00B818CB" w:rsidP="0080369B">
            <w:pPr>
              <w:spacing w:after="0" w:line="259" w:lineRule="auto"/>
              <w:ind w:left="108" w:right="0" w:firstLine="0"/>
              <w:rPr>
                <w:rFonts w:ascii="Times New Roman" w:hAnsi="Times New Roman" w:cs="Times New Roman"/>
                <w:sz w:val="24"/>
                <w:szCs w:val="24"/>
              </w:rPr>
            </w:pPr>
            <w:proofErr w:type="gramStart"/>
            <w:r w:rsidRPr="00BE2142">
              <w:rPr>
                <w:rFonts w:ascii="Times New Roman" w:hAnsi="Times New Roman" w:cs="Times New Roman"/>
                <w:sz w:val="24"/>
                <w:szCs w:val="24"/>
              </w:rPr>
              <w:t>according</w:t>
            </w:r>
            <w:proofErr w:type="gramEnd"/>
            <w:r w:rsidRPr="00BE2142">
              <w:rPr>
                <w:rFonts w:ascii="Times New Roman" w:hAnsi="Times New Roman" w:cs="Times New Roman"/>
                <w:sz w:val="24"/>
                <w:szCs w:val="24"/>
              </w:rPr>
              <w:t xml:space="preserve"> to paragraph XY of agreement ZZZZ dated …… </w:t>
            </w:r>
          </w:p>
          <w:p w14:paraId="1950B798" w14:textId="77777777" w:rsidR="00F93A98" w:rsidRPr="00BE2142" w:rsidRDefault="00B818CB" w:rsidP="0080369B">
            <w:pPr>
              <w:spacing w:after="0" w:line="259" w:lineRule="auto"/>
              <w:ind w:left="108" w:right="0" w:firstLine="0"/>
              <w:rPr>
                <w:rFonts w:ascii="Times New Roman" w:hAnsi="Times New Roman" w:cs="Times New Roman"/>
                <w:sz w:val="24"/>
                <w:szCs w:val="24"/>
              </w:rPr>
            </w:pPr>
            <w:r w:rsidRPr="00BE2142">
              <w:rPr>
                <w:rFonts w:ascii="Times New Roman" w:hAnsi="Times New Roman" w:cs="Times New Roman"/>
                <w:i/>
                <w:sz w:val="24"/>
                <w:szCs w:val="24"/>
              </w:rPr>
              <w:t xml:space="preserve">[reference to contractual agreement] </w:t>
            </w:r>
          </w:p>
          <w:p w14:paraId="489FEF53" w14:textId="77777777" w:rsidR="00F93A98" w:rsidRPr="00BE2142" w:rsidRDefault="00B818CB" w:rsidP="0080369B">
            <w:pPr>
              <w:spacing w:after="81" w:line="259" w:lineRule="auto"/>
              <w:ind w:left="10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3AAD2A54" w14:textId="77777777" w:rsidR="00F93A98" w:rsidRPr="00BE2142" w:rsidRDefault="00B818CB" w:rsidP="0080369B">
            <w:pPr>
              <w:tabs>
                <w:tab w:val="center" w:pos="5178"/>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VAT (if applicable) </w:t>
            </w:r>
            <w:r w:rsidRPr="00BE2142">
              <w:rPr>
                <w:rFonts w:ascii="Times New Roman" w:hAnsi="Times New Roman" w:cs="Times New Roman"/>
                <w:sz w:val="24"/>
                <w:szCs w:val="24"/>
              </w:rPr>
              <w:tab/>
              <w:t xml:space="preserve">  </w:t>
            </w:r>
          </w:p>
        </w:tc>
        <w:tc>
          <w:tcPr>
            <w:tcW w:w="874" w:type="dxa"/>
            <w:tcBorders>
              <w:top w:val="nil"/>
              <w:left w:val="nil"/>
              <w:bottom w:val="nil"/>
              <w:right w:val="single" w:sz="4" w:space="0" w:color="000000"/>
            </w:tcBorders>
          </w:tcPr>
          <w:p w14:paraId="203DB6E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2838" w:type="dxa"/>
            <w:tcBorders>
              <w:top w:val="nil"/>
              <w:left w:val="single" w:sz="4" w:space="0" w:color="000000"/>
              <w:bottom w:val="nil"/>
              <w:right w:val="single" w:sz="4" w:space="0" w:color="000000"/>
            </w:tcBorders>
            <w:vAlign w:val="center"/>
          </w:tcPr>
          <w:p w14:paraId="7A9F76D7" w14:textId="77777777" w:rsidR="00F93A98" w:rsidRPr="00BE2142" w:rsidRDefault="00B818CB" w:rsidP="0080369B">
            <w:pPr>
              <w:spacing w:after="124" w:line="259" w:lineRule="auto"/>
              <w:ind w:right="-11"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29F00A7" w14:textId="77777777" w:rsidR="00F93A98" w:rsidRPr="00BE2142" w:rsidRDefault="00B818CB" w:rsidP="0080369B">
            <w:pPr>
              <w:spacing w:after="108" w:line="259" w:lineRule="auto"/>
              <w:ind w:right="-11"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8E8EBE6" w14:textId="77777777" w:rsidR="00F93A98" w:rsidRPr="00BE2142" w:rsidRDefault="00B818CB" w:rsidP="0080369B">
            <w:pPr>
              <w:spacing w:after="0" w:line="259" w:lineRule="auto"/>
              <w:ind w:right="111" w:firstLine="0"/>
              <w:rPr>
                <w:rFonts w:ascii="Times New Roman" w:hAnsi="Times New Roman" w:cs="Times New Roman"/>
                <w:sz w:val="24"/>
                <w:szCs w:val="24"/>
              </w:rPr>
            </w:pPr>
            <w:r w:rsidRPr="00BE2142">
              <w:rPr>
                <w:rFonts w:ascii="Times New Roman" w:hAnsi="Times New Roman" w:cs="Times New Roman"/>
                <w:sz w:val="24"/>
                <w:szCs w:val="24"/>
              </w:rPr>
              <w:t xml:space="preserve">0’000.00  </w:t>
            </w:r>
          </w:p>
        </w:tc>
      </w:tr>
      <w:tr w:rsidR="00F93A98" w:rsidRPr="00BE2142" w14:paraId="0C75A8AB" w14:textId="77777777">
        <w:trPr>
          <w:trHeight w:val="3152"/>
        </w:trPr>
        <w:tc>
          <w:tcPr>
            <w:tcW w:w="5898" w:type="dxa"/>
            <w:tcBorders>
              <w:top w:val="nil"/>
              <w:left w:val="single" w:sz="4" w:space="0" w:color="000000"/>
              <w:bottom w:val="single" w:sz="4" w:space="0" w:color="000000"/>
              <w:right w:val="nil"/>
            </w:tcBorders>
          </w:tcPr>
          <w:p w14:paraId="7739AC52" w14:textId="77777777" w:rsidR="00F93A98" w:rsidRPr="00BE2142" w:rsidRDefault="00B818CB" w:rsidP="0080369B">
            <w:pPr>
              <w:spacing w:after="31" w:line="259" w:lineRule="auto"/>
              <w:ind w:left="10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7A94CCF5" w14:textId="77777777" w:rsidR="00F93A98" w:rsidRPr="00BE2142" w:rsidRDefault="00B818CB" w:rsidP="0080369B">
            <w:pPr>
              <w:spacing w:after="0" w:line="259" w:lineRule="auto"/>
              <w:ind w:left="108" w:right="0" w:firstLine="0"/>
              <w:rPr>
                <w:rFonts w:ascii="Times New Roman" w:hAnsi="Times New Roman" w:cs="Times New Roman"/>
                <w:sz w:val="24"/>
                <w:szCs w:val="24"/>
              </w:rPr>
            </w:pPr>
            <w:r w:rsidRPr="00BE2142">
              <w:rPr>
                <w:rFonts w:ascii="Times New Roman" w:hAnsi="Times New Roman" w:cs="Times New Roman"/>
                <w:b/>
                <w:sz w:val="24"/>
                <w:szCs w:val="24"/>
              </w:rPr>
              <w:t xml:space="preserve">Please remit by wire transfer within 60 days to: </w:t>
            </w:r>
          </w:p>
          <w:p w14:paraId="3987C6EB" w14:textId="77777777" w:rsidR="00F93A98" w:rsidRPr="00BE2142" w:rsidRDefault="00B818CB" w:rsidP="0080369B">
            <w:pPr>
              <w:spacing w:after="0" w:line="259" w:lineRule="auto"/>
              <w:ind w:left="108" w:right="0" w:firstLine="0"/>
              <w:rPr>
                <w:rFonts w:ascii="Times New Roman" w:hAnsi="Times New Roman" w:cs="Times New Roman"/>
                <w:sz w:val="24"/>
                <w:szCs w:val="24"/>
              </w:rPr>
            </w:pPr>
            <w:r w:rsidRPr="00BE2142">
              <w:rPr>
                <w:rFonts w:ascii="Times New Roman" w:hAnsi="Times New Roman" w:cs="Times New Roman"/>
                <w:i/>
                <w:sz w:val="24"/>
                <w:szCs w:val="24"/>
              </w:rPr>
              <w:t>[payment term as per agreement]</w:t>
            </w:r>
            <w:r w:rsidRPr="00BE2142">
              <w:rPr>
                <w:rFonts w:ascii="Times New Roman" w:hAnsi="Times New Roman" w:cs="Times New Roman"/>
                <w:b/>
                <w:sz w:val="24"/>
                <w:szCs w:val="24"/>
              </w:rPr>
              <w:t xml:space="preserve"> </w:t>
            </w:r>
          </w:p>
          <w:p w14:paraId="28E6FF36" w14:textId="77777777" w:rsidR="00F93A98" w:rsidRPr="00BE2142" w:rsidRDefault="00B818CB" w:rsidP="0080369B">
            <w:pPr>
              <w:tabs>
                <w:tab w:val="center" w:pos="5178"/>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Receiving Bank – (name, address and country). </w:t>
            </w:r>
            <w:r w:rsidRPr="00BE2142">
              <w:rPr>
                <w:rFonts w:ascii="Times New Roman" w:hAnsi="Times New Roman" w:cs="Times New Roman"/>
                <w:sz w:val="24"/>
                <w:szCs w:val="24"/>
              </w:rPr>
              <w:tab/>
              <w:t xml:space="preserve">  </w:t>
            </w:r>
          </w:p>
          <w:p w14:paraId="40D98C4A" w14:textId="77777777" w:rsidR="00F93A98" w:rsidRPr="00BE2142" w:rsidRDefault="00B818CB" w:rsidP="0080369B">
            <w:pPr>
              <w:tabs>
                <w:tab w:val="center" w:pos="5178"/>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Swift Code - ……..  </w:t>
            </w:r>
            <w:r w:rsidRPr="00BE2142">
              <w:rPr>
                <w:rFonts w:ascii="Times New Roman" w:hAnsi="Times New Roman" w:cs="Times New Roman"/>
                <w:sz w:val="24"/>
                <w:szCs w:val="24"/>
              </w:rPr>
              <w:tab/>
              <w:t xml:space="preserve">  </w:t>
            </w:r>
          </w:p>
          <w:p w14:paraId="74E7CC45" w14:textId="77777777" w:rsidR="00F93A98" w:rsidRPr="00BE2142" w:rsidRDefault="00B818CB" w:rsidP="0080369B">
            <w:pPr>
              <w:spacing w:after="12" w:line="239" w:lineRule="auto"/>
              <w:ind w:left="108" w:right="2377" w:firstLine="0"/>
              <w:rPr>
                <w:rFonts w:ascii="Times New Roman" w:hAnsi="Times New Roman" w:cs="Times New Roman"/>
                <w:sz w:val="24"/>
                <w:szCs w:val="24"/>
              </w:rPr>
            </w:pPr>
            <w:r w:rsidRPr="00BE2142">
              <w:rPr>
                <w:rFonts w:ascii="Times New Roman" w:hAnsi="Times New Roman" w:cs="Times New Roman"/>
                <w:sz w:val="24"/>
                <w:szCs w:val="24"/>
              </w:rPr>
              <w:t xml:space="preserve"> Bank account number - ……  IBAN (mandatory for Europe) </w:t>
            </w:r>
          </w:p>
          <w:p w14:paraId="7B9467A7" w14:textId="77777777" w:rsidR="00F93A98" w:rsidRPr="00BE2142" w:rsidRDefault="00B818CB" w:rsidP="0080369B">
            <w:pPr>
              <w:spacing w:after="0" w:line="259" w:lineRule="auto"/>
              <w:ind w:left="108" w:right="0" w:firstLine="0"/>
              <w:rPr>
                <w:rFonts w:ascii="Times New Roman" w:hAnsi="Times New Roman" w:cs="Times New Roman"/>
                <w:sz w:val="24"/>
                <w:szCs w:val="24"/>
              </w:rPr>
            </w:pPr>
            <w:r w:rsidRPr="00BE2142">
              <w:rPr>
                <w:rFonts w:ascii="Times New Roman" w:hAnsi="Times New Roman" w:cs="Times New Roman"/>
                <w:sz w:val="24"/>
                <w:szCs w:val="24"/>
              </w:rPr>
              <w:t xml:space="preserve"> ABA Number - …….. </w:t>
            </w:r>
          </w:p>
          <w:p w14:paraId="075963CA" w14:textId="77777777" w:rsidR="00F93A98" w:rsidRPr="00BE2142" w:rsidRDefault="00B818CB" w:rsidP="0080369B">
            <w:pPr>
              <w:tabs>
                <w:tab w:val="center" w:pos="5178"/>
              </w:tabs>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Beneficiary - …….. </w:t>
            </w:r>
            <w:r w:rsidRPr="00BE2142">
              <w:rPr>
                <w:rFonts w:ascii="Times New Roman" w:hAnsi="Times New Roman" w:cs="Times New Roman"/>
                <w:sz w:val="24"/>
                <w:szCs w:val="24"/>
              </w:rPr>
              <w:tab/>
              <w:t xml:space="preserve"> </w:t>
            </w:r>
          </w:p>
          <w:p w14:paraId="0B55E213" w14:textId="77777777" w:rsidR="00F93A98" w:rsidRPr="00BE2142" w:rsidRDefault="00B818CB" w:rsidP="0080369B">
            <w:pPr>
              <w:spacing w:after="0" w:line="259" w:lineRule="auto"/>
              <w:ind w:left="10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78CEB463" w14:textId="77777777" w:rsidR="00F93A98" w:rsidRPr="00BE2142" w:rsidRDefault="00B818CB" w:rsidP="0080369B">
            <w:pPr>
              <w:spacing w:after="59" w:line="259" w:lineRule="auto"/>
              <w:ind w:left="10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2CEB30BA" w14:textId="77777777" w:rsidR="00F93A98" w:rsidRPr="00BE2142" w:rsidRDefault="00B818CB" w:rsidP="0080369B">
            <w:pPr>
              <w:spacing w:after="0" w:line="259" w:lineRule="auto"/>
              <w:ind w:left="10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874" w:type="dxa"/>
            <w:tcBorders>
              <w:top w:val="nil"/>
              <w:left w:val="nil"/>
              <w:bottom w:val="single" w:sz="4" w:space="0" w:color="000000"/>
              <w:right w:val="single" w:sz="4" w:space="0" w:color="000000"/>
            </w:tcBorders>
            <w:vAlign w:val="bottom"/>
          </w:tcPr>
          <w:p w14:paraId="55B925A9" w14:textId="77777777" w:rsidR="00F93A98" w:rsidRPr="00BE2142" w:rsidRDefault="00B818CB" w:rsidP="0080369B">
            <w:pPr>
              <w:spacing w:after="107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AE6B949" w14:textId="77777777" w:rsidR="00F93A98" w:rsidRPr="00BE2142" w:rsidRDefault="00B818CB" w:rsidP="0080369B">
            <w:pPr>
              <w:spacing w:after="0" w:line="259" w:lineRule="auto"/>
              <w:ind w:left="31" w:right="0" w:firstLine="0"/>
              <w:rPr>
                <w:rFonts w:ascii="Times New Roman" w:hAnsi="Times New Roman" w:cs="Times New Roman"/>
                <w:sz w:val="24"/>
                <w:szCs w:val="24"/>
              </w:rPr>
            </w:pPr>
            <w:r w:rsidRPr="00BE2142">
              <w:rPr>
                <w:rFonts w:ascii="Times New Roman" w:hAnsi="Times New Roman" w:cs="Times New Roman"/>
                <w:b/>
                <w:sz w:val="24"/>
                <w:szCs w:val="24"/>
              </w:rPr>
              <w:t xml:space="preserve">TOTAL  </w:t>
            </w:r>
          </w:p>
        </w:tc>
        <w:tc>
          <w:tcPr>
            <w:tcW w:w="2838" w:type="dxa"/>
            <w:tcBorders>
              <w:top w:val="nil"/>
              <w:left w:val="single" w:sz="4" w:space="0" w:color="000000"/>
              <w:bottom w:val="single" w:sz="4" w:space="0" w:color="000000"/>
              <w:right w:val="single" w:sz="4" w:space="0" w:color="000000"/>
            </w:tcBorders>
          </w:tcPr>
          <w:p w14:paraId="405EE6C8" w14:textId="77777777" w:rsidR="00F93A98" w:rsidRPr="00BE2142" w:rsidRDefault="00B818CB" w:rsidP="0080369B">
            <w:pPr>
              <w:spacing w:after="151" w:line="259" w:lineRule="auto"/>
              <w:ind w:right="-11"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3C86884" w14:textId="77777777" w:rsidR="00F93A98" w:rsidRPr="00BE2142" w:rsidRDefault="00B818CB" w:rsidP="0080369B">
            <w:pPr>
              <w:spacing w:after="107" w:line="259" w:lineRule="auto"/>
              <w:ind w:right="49"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A5E4BF9" w14:textId="77777777" w:rsidR="00F93A98" w:rsidRPr="00BE2142" w:rsidRDefault="00B818CB" w:rsidP="0080369B">
            <w:pPr>
              <w:spacing w:after="0" w:line="259" w:lineRule="auto"/>
              <w:ind w:right="-11"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E9555E3" w14:textId="77777777" w:rsidR="00F93A98" w:rsidRPr="00BE2142" w:rsidRDefault="00B818CB" w:rsidP="0080369B">
            <w:pPr>
              <w:spacing w:after="232" w:line="259" w:lineRule="auto"/>
              <w:ind w:right="-11"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20CDBC7" w14:textId="77777777" w:rsidR="00F93A98" w:rsidRPr="00BE2142" w:rsidRDefault="00B818CB" w:rsidP="0080369B">
            <w:pPr>
              <w:spacing w:after="232" w:line="259" w:lineRule="auto"/>
              <w:ind w:right="-11"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25833DD" w14:textId="77777777" w:rsidR="00F93A98" w:rsidRPr="00BE2142" w:rsidRDefault="00B818CB" w:rsidP="0080369B">
            <w:pPr>
              <w:spacing w:after="0" w:line="259" w:lineRule="auto"/>
              <w:ind w:right="49"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CCA8591" w14:textId="77777777" w:rsidR="00F93A98" w:rsidRPr="00BE2142" w:rsidRDefault="00B818CB" w:rsidP="0080369B">
            <w:pPr>
              <w:spacing w:after="0" w:line="259" w:lineRule="auto"/>
              <w:ind w:right="49"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072F52D" w14:textId="77777777" w:rsidR="00F93A98" w:rsidRPr="00BE2142" w:rsidRDefault="00B818CB" w:rsidP="0080369B">
            <w:pPr>
              <w:spacing w:after="88" w:line="259" w:lineRule="auto"/>
              <w:ind w:right="-11"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5348F99" w14:textId="77777777" w:rsidR="00F93A98" w:rsidRPr="00BE2142" w:rsidRDefault="00B818CB" w:rsidP="0080369B">
            <w:pPr>
              <w:spacing w:after="0" w:line="259" w:lineRule="auto"/>
              <w:ind w:right="111" w:firstLine="0"/>
              <w:rPr>
                <w:rFonts w:ascii="Times New Roman" w:hAnsi="Times New Roman" w:cs="Times New Roman"/>
                <w:sz w:val="24"/>
                <w:szCs w:val="24"/>
              </w:rPr>
            </w:pPr>
            <w:r w:rsidRPr="00BE2142">
              <w:rPr>
                <w:rFonts w:ascii="Times New Roman" w:hAnsi="Times New Roman" w:cs="Times New Roman"/>
                <w:sz w:val="24"/>
                <w:szCs w:val="24"/>
              </w:rPr>
              <w:t xml:space="preserve"> 000’000,00  </w:t>
            </w:r>
          </w:p>
        </w:tc>
      </w:tr>
    </w:tbl>
    <w:p w14:paraId="18D4518F" w14:textId="77777777" w:rsidR="00F93A98" w:rsidRPr="00BE2142" w:rsidRDefault="00B818CB" w:rsidP="0080369B">
      <w:pPr>
        <w:spacing w:after="28"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24499F96" w14:textId="77777777" w:rsidR="00F93A98" w:rsidRPr="00BE2142" w:rsidRDefault="00B818CB" w:rsidP="0080369B">
      <w:pPr>
        <w:ind w:right="2633" w:firstLine="0"/>
        <w:rPr>
          <w:rFonts w:ascii="Times New Roman" w:hAnsi="Times New Roman" w:cs="Times New Roman"/>
          <w:sz w:val="24"/>
          <w:szCs w:val="24"/>
        </w:rPr>
      </w:pPr>
      <w:r w:rsidRPr="00BE2142">
        <w:rPr>
          <w:rFonts w:ascii="Times New Roman" w:hAnsi="Times New Roman" w:cs="Times New Roman"/>
          <w:sz w:val="24"/>
          <w:szCs w:val="24"/>
        </w:rPr>
        <w:t>If you have any questions concerning this invoice, contact ………</w:t>
      </w:r>
      <w:proofErr w:type="gramStart"/>
      <w:r w:rsidRPr="00BE2142">
        <w:rPr>
          <w:rFonts w:ascii="Times New Roman" w:hAnsi="Times New Roman" w:cs="Times New Roman"/>
          <w:sz w:val="24"/>
          <w:szCs w:val="24"/>
        </w:rPr>
        <w:t>…  or</w:t>
      </w:r>
      <w:proofErr w:type="gramEnd"/>
      <w:r w:rsidRPr="00BE2142">
        <w:rPr>
          <w:rFonts w:ascii="Times New Roman" w:hAnsi="Times New Roman" w:cs="Times New Roman"/>
          <w:sz w:val="24"/>
          <w:szCs w:val="24"/>
        </w:rPr>
        <w:t xml:space="preserve"> e-mail to ……..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377BFFA8" w14:textId="77777777" w:rsidR="00F93A98" w:rsidRPr="00BE2142" w:rsidRDefault="00B818CB" w:rsidP="0080369B">
      <w:pPr>
        <w:tabs>
          <w:tab w:val="center" w:pos="5070"/>
          <w:tab w:val="center" w:pos="6772"/>
        </w:tabs>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VAT –Reg. No. </w:t>
      </w:r>
      <w:proofErr w:type="spellStart"/>
      <w:r w:rsidRPr="00BE2142">
        <w:rPr>
          <w:rFonts w:ascii="Times New Roman" w:hAnsi="Times New Roman" w:cs="Times New Roman"/>
          <w:sz w:val="24"/>
          <w:szCs w:val="24"/>
        </w:rPr>
        <w:t>xxxxxxxxxx</w:t>
      </w:r>
      <w:proofErr w:type="spellEnd"/>
      <w:r w:rsidRPr="00BE2142">
        <w:rPr>
          <w:rFonts w:ascii="Times New Roman" w:hAnsi="Times New Roman" w:cs="Times New Roman"/>
          <w:sz w:val="24"/>
          <w:szCs w:val="24"/>
        </w:rPr>
        <w:t xml:space="preserve"> (if applicable) </w:t>
      </w:r>
      <w:r w:rsidRPr="00BE2142">
        <w:rPr>
          <w:rFonts w:ascii="Times New Roman" w:hAnsi="Times New Roman" w:cs="Times New Roman"/>
          <w:sz w:val="24"/>
          <w:szCs w:val="24"/>
        </w:rPr>
        <w:tab/>
        <w:t xml:space="preserve"> </w:t>
      </w:r>
      <w:r w:rsidRPr="00BE2142">
        <w:rPr>
          <w:rFonts w:ascii="Times New Roman" w:hAnsi="Times New Roman" w:cs="Times New Roman"/>
          <w:sz w:val="24"/>
          <w:szCs w:val="24"/>
        </w:rPr>
        <w:tab/>
        <w:t xml:space="preserve"> </w:t>
      </w:r>
    </w:p>
    <w:p w14:paraId="2B0B926B"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5FCEA29" w14:textId="77777777" w:rsidR="00F93A98" w:rsidRPr="00BE2142" w:rsidRDefault="00B818CB" w:rsidP="0080369B">
      <w:pPr>
        <w:spacing w:after="0" w:line="259" w:lineRule="auto"/>
        <w:ind w:left="324"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r w:rsidRPr="00BE2142">
        <w:rPr>
          <w:rFonts w:ascii="Times New Roman" w:hAnsi="Times New Roman" w:cs="Times New Roman"/>
          <w:sz w:val="24"/>
          <w:szCs w:val="24"/>
        </w:rPr>
        <w:tab/>
        <w:t xml:space="preserve"> </w:t>
      </w:r>
    </w:p>
    <w:p w14:paraId="02B01831" w14:textId="77777777" w:rsidR="00F93A98" w:rsidRPr="00BE2142" w:rsidRDefault="00B818CB" w:rsidP="0080369B">
      <w:pPr>
        <w:spacing w:after="0" w:line="259" w:lineRule="auto"/>
        <w:ind w:left="795" w:right="490" w:hanging="10"/>
        <w:rPr>
          <w:rFonts w:ascii="Times New Roman" w:hAnsi="Times New Roman" w:cs="Times New Roman"/>
          <w:sz w:val="24"/>
          <w:szCs w:val="24"/>
        </w:rPr>
      </w:pPr>
      <w:r w:rsidRPr="00BE2142">
        <w:rPr>
          <w:rFonts w:ascii="Times New Roman" w:hAnsi="Times New Roman" w:cs="Times New Roman"/>
          <w:b/>
          <w:i/>
          <w:sz w:val="24"/>
          <w:szCs w:val="24"/>
        </w:rPr>
        <w:t xml:space="preserve">EXHIBIT F </w:t>
      </w:r>
    </w:p>
    <w:p w14:paraId="389CB57E" w14:textId="77777777" w:rsidR="00F93A98" w:rsidRPr="00BE2142" w:rsidRDefault="00B818CB" w:rsidP="0080369B">
      <w:pPr>
        <w:spacing w:after="0" w:line="259" w:lineRule="auto"/>
        <w:ind w:left="357"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EEB6443" w14:textId="77777777" w:rsidR="00F93A98" w:rsidRPr="00BE2142" w:rsidRDefault="00B818CB" w:rsidP="0080369B">
      <w:pPr>
        <w:spacing w:after="0" w:line="259" w:lineRule="auto"/>
        <w:ind w:left="10" w:right="2636" w:hanging="10"/>
        <w:rPr>
          <w:rFonts w:ascii="Times New Roman" w:hAnsi="Times New Roman" w:cs="Times New Roman"/>
          <w:sz w:val="24"/>
          <w:szCs w:val="24"/>
        </w:rPr>
      </w:pPr>
      <w:r w:rsidRPr="00BE2142">
        <w:rPr>
          <w:rFonts w:ascii="Times New Roman" w:hAnsi="Times New Roman" w:cs="Times New Roman"/>
          <w:b/>
          <w:sz w:val="24"/>
          <w:szCs w:val="24"/>
        </w:rPr>
        <w:t xml:space="preserve">Novartis Data Protection Requirements </w:t>
      </w:r>
    </w:p>
    <w:p w14:paraId="577245BD" w14:textId="77777777" w:rsidR="00F93A98" w:rsidRPr="00BE2142" w:rsidRDefault="00B818CB" w:rsidP="0080369B">
      <w:pPr>
        <w:spacing w:after="2" w:line="259" w:lineRule="auto"/>
        <w:ind w:left="324"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p w14:paraId="55EA56F9" w14:textId="77777777" w:rsidR="00F93A98" w:rsidRPr="00BE2142" w:rsidRDefault="00B818CB" w:rsidP="0080369B">
      <w:pPr>
        <w:spacing w:after="98" w:line="259" w:lineRule="auto"/>
        <w:ind w:left="10" w:right="3282" w:hanging="10"/>
        <w:rPr>
          <w:rFonts w:ascii="Times New Roman" w:hAnsi="Times New Roman" w:cs="Times New Roman"/>
          <w:sz w:val="24"/>
          <w:szCs w:val="24"/>
        </w:rPr>
      </w:pPr>
      <w:r w:rsidRPr="00BE2142">
        <w:rPr>
          <w:rFonts w:ascii="Times New Roman" w:hAnsi="Times New Roman" w:cs="Times New Roman"/>
          <w:sz w:val="24"/>
          <w:szCs w:val="24"/>
        </w:rPr>
        <w:t xml:space="preserve">[Intentionally left blank] </w:t>
      </w:r>
    </w:p>
    <w:p w14:paraId="1A177D34"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22AF934"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5A6F40B"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0ED0DA8"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131C0B1"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CBA3E43"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FF362C3"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720A52F"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A6DEDD1"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6493A6E"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25336B9"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D6729DB"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9BD7772" w14:textId="77777777" w:rsidR="00F93A98" w:rsidRPr="00BE2142" w:rsidRDefault="00B818CB" w:rsidP="0080369B">
      <w:pPr>
        <w:spacing w:after="101"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49C35CC"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7C87D5E"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17E6A12"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9B8162C"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6376376"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5EF78AB"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4EF4E095"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3589144" w14:textId="77777777" w:rsidR="00F93A98" w:rsidRPr="00BE2142" w:rsidRDefault="00B818CB" w:rsidP="0080369B">
      <w:pPr>
        <w:spacing w:after="101"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7C9AF14"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F4E4FC8"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A578A5D"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B640267"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6BD037C"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C3B6C43"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EB5135E" w14:textId="77777777" w:rsidR="00F93A98" w:rsidRPr="00BE2142" w:rsidRDefault="00B818CB" w:rsidP="0080369B">
      <w:pPr>
        <w:spacing w:after="100"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3B4CC7F"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A160BAF" w14:textId="77777777" w:rsidR="00F93A98" w:rsidRPr="00BE2142" w:rsidRDefault="00B818CB" w:rsidP="0080369B">
      <w:pPr>
        <w:spacing w:after="101"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3ACB39FA"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17BF9F9" w14:textId="77777777" w:rsidR="00F93A98" w:rsidRPr="00BE2142" w:rsidRDefault="00B818CB" w:rsidP="0080369B">
      <w:pPr>
        <w:spacing w:after="98"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2C318A3E" w14:textId="77777777" w:rsidR="00F93A98" w:rsidRPr="00BE2142" w:rsidRDefault="00B818CB" w:rsidP="0080369B">
      <w:pPr>
        <w:spacing w:after="81" w:line="259" w:lineRule="auto"/>
        <w:ind w:left="923"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03913CA0" w14:textId="77777777" w:rsidR="00F93A98" w:rsidRPr="00BE2142" w:rsidRDefault="00B818CB" w:rsidP="0080369B">
      <w:pPr>
        <w:spacing w:after="0" w:line="259" w:lineRule="auto"/>
        <w:ind w:left="917"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5CF8044" w14:textId="77777777" w:rsidR="00F93A98" w:rsidRPr="00BE2142" w:rsidRDefault="00F93A98" w:rsidP="0080369B">
      <w:pPr>
        <w:rPr>
          <w:rFonts w:ascii="Times New Roman" w:hAnsi="Times New Roman" w:cs="Times New Roman"/>
          <w:sz w:val="24"/>
          <w:szCs w:val="24"/>
        </w:rPr>
        <w:sectPr w:rsidR="00F93A98" w:rsidRPr="00BE2142">
          <w:headerReference w:type="even" r:id="rId13"/>
          <w:headerReference w:type="default" r:id="rId14"/>
          <w:footerReference w:type="even" r:id="rId15"/>
          <w:footerReference w:type="default" r:id="rId16"/>
          <w:headerReference w:type="first" r:id="rId17"/>
          <w:footerReference w:type="first" r:id="rId18"/>
          <w:pgSz w:w="11911" w:h="16841"/>
          <w:pgMar w:top="1428" w:right="1313" w:bottom="1237" w:left="936" w:header="972" w:footer="937" w:gutter="0"/>
          <w:cols w:space="720"/>
        </w:sectPr>
      </w:pPr>
    </w:p>
    <w:p w14:paraId="3478AF1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4E28923" w14:textId="77777777" w:rsidR="00F93A98" w:rsidRPr="00BE2142" w:rsidRDefault="00B818CB" w:rsidP="0080369B">
      <w:pPr>
        <w:spacing w:after="0" w:line="259" w:lineRule="auto"/>
        <w:ind w:left="795" w:right="718" w:hanging="10"/>
        <w:rPr>
          <w:rFonts w:ascii="Times New Roman" w:hAnsi="Times New Roman" w:cs="Times New Roman"/>
          <w:sz w:val="24"/>
          <w:szCs w:val="24"/>
        </w:rPr>
      </w:pPr>
      <w:r w:rsidRPr="00BE2142">
        <w:rPr>
          <w:rFonts w:ascii="Times New Roman" w:hAnsi="Times New Roman" w:cs="Times New Roman"/>
          <w:b/>
          <w:i/>
          <w:sz w:val="24"/>
          <w:szCs w:val="24"/>
        </w:rPr>
        <w:t xml:space="preserve">EXHIBIT H </w:t>
      </w:r>
    </w:p>
    <w:p w14:paraId="51B3AD86" w14:textId="77777777" w:rsidR="00F93A98" w:rsidRPr="00BE2142" w:rsidRDefault="00B818CB" w:rsidP="0080369B">
      <w:pPr>
        <w:spacing w:after="0" w:line="259" w:lineRule="auto"/>
        <w:ind w:left="127"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514D527" w14:textId="77777777" w:rsidR="00F93A98" w:rsidRPr="00BE2142" w:rsidRDefault="00B818CB" w:rsidP="0080369B">
      <w:pPr>
        <w:spacing w:after="0" w:line="259" w:lineRule="auto"/>
        <w:ind w:left="10" w:right="1912" w:hanging="10"/>
        <w:rPr>
          <w:rFonts w:ascii="Times New Roman" w:hAnsi="Times New Roman" w:cs="Times New Roman"/>
          <w:sz w:val="24"/>
          <w:szCs w:val="24"/>
        </w:rPr>
      </w:pPr>
      <w:r w:rsidRPr="00BE2142">
        <w:rPr>
          <w:rFonts w:ascii="Times New Roman" w:hAnsi="Times New Roman" w:cs="Times New Roman"/>
          <w:b/>
          <w:sz w:val="24"/>
          <w:szCs w:val="24"/>
        </w:rPr>
        <w:t xml:space="preserve">Additional Information Security Requirements (AISR) </w:t>
      </w:r>
    </w:p>
    <w:p w14:paraId="3B423374"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5BCAD66"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2550E19"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40AD296" w14:textId="77777777" w:rsidR="00F93A98" w:rsidRPr="00BE2142" w:rsidRDefault="00B818CB" w:rsidP="0080369B">
      <w:pPr>
        <w:spacing w:after="0" w:line="259" w:lineRule="auto"/>
        <w:ind w:left="64" w:right="0" w:firstLine="0"/>
        <w:rPr>
          <w:rFonts w:ascii="Times New Roman" w:hAnsi="Times New Roman" w:cs="Times New Roman"/>
          <w:sz w:val="24"/>
          <w:szCs w:val="24"/>
        </w:rPr>
      </w:pPr>
      <w:r w:rsidRPr="00BE2142">
        <w:rPr>
          <w:rFonts w:ascii="Times New Roman" w:hAnsi="Times New Roman" w:cs="Times New Roman"/>
          <w:sz w:val="24"/>
          <w:szCs w:val="24"/>
        </w:rPr>
        <w:t xml:space="preserve">[Intentionally left blank] </w:t>
      </w:r>
      <w:r w:rsidRPr="00BE2142">
        <w:rPr>
          <w:rFonts w:ascii="Times New Roman" w:hAnsi="Times New Roman" w:cs="Times New Roman"/>
          <w:sz w:val="24"/>
          <w:szCs w:val="24"/>
        </w:rPr>
        <w:br w:type="page"/>
      </w:r>
    </w:p>
    <w:p w14:paraId="5E3DA7D8" w14:textId="77777777" w:rsidR="00F93A98" w:rsidRPr="00BE2142" w:rsidRDefault="00B818CB" w:rsidP="0080369B">
      <w:pPr>
        <w:spacing w:after="0" w:line="259" w:lineRule="auto"/>
        <w:ind w:left="795" w:right="0" w:hanging="10"/>
        <w:rPr>
          <w:rFonts w:ascii="Times New Roman" w:hAnsi="Times New Roman" w:cs="Times New Roman"/>
          <w:sz w:val="24"/>
          <w:szCs w:val="24"/>
        </w:rPr>
      </w:pPr>
      <w:r w:rsidRPr="00BE2142">
        <w:rPr>
          <w:rFonts w:ascii="Times New Roman" w:hAnsi="Times New Roman" w:cs="Times New Roman"/>
          <w:b/>
          <w:i/>
          <w:sz w:val="24"/>
          <w:szCs w:val="24"/>
        </w:rPr>
        <w:t xml:space="preserve">Exhibit </w:t>
      </w:r>
      <w:proofErr w:type="gramStart"/>
      <w:r w:rsidRPr="00BE2142">
        <w:rPr>
          <w:rFonts w:ascii="Times New Roman" w:hAnsi="Times New Roman" w:cs="Times New Roman"/>
          <w:b/>
          <w:i/>
          <w:sz w:val="24"/>
          <w:szCs w:val="24"/>
        </w:rPr>
        <w:t>I</w:t>
      </w:r>
      <w:proofErr w:type="gramEnd"/>
      <w:r w:rsidRPr="00BE2142">
        <w:rPr>
          <w:rFonts w:ascii="Times New Roman" w:hAnsi="Times New Roman" w:cs="Times New Roman"/>
          <w:b/>
          <w:i/>
          <w:sz w:val="24"/>
          <w:szCs w:val="24"/>
        </w:rPr>
        <w:t>:</w:t>
      </w:r>
      <w:r w:rsidRPr="00BE2142">
        <w:rPr>
          <w:rFonts w:ascii="Times New Roman" w:hAnsi="Times New Roman" w:cs="Times New Roman"/>
          <w:i/>
          <w:sz w:val="24"/>
          <w:szCs w:val="24"/>
        </w:rPr>
        <w:t xml:space="preserve"> </w:t>
      </w:r>
    </w:p>
    <w:p w14:paraId="7E5D0446"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179E678" w14:textId="77777777" w:rsidR="00F93A98" w:rsidRPr="00BE2142" w:rsidRDefault="00B818CB" w:rsidP="0080369B">
      <w:pPr>
        <w:spacing w:line="250" w:lineRule="auto"/>
        <w:ind w:left="171" w:right="0" w:hanging="10"/>
        <w:rPr>
          <w:rFonts w:ascii="Times New Roman" w:hAnsi="Times New Roman" w:cs="Times New Roman"/>
          <w:sz w:val="24"/>
          <w:szCs w:val="24"/>
        </w:rPr>
      </w:pPr>
      <w:r w:rsidRPr="00BE2142">
        <w:rPr>
          <w:rFonts w:ascii="Times New Roman" w:hAnsi="Times New Roman" w:cs="Times New Roman"/>
          <w:b/>
          <w:sz w:val="24"/>
          <w:szCs w:val="24"/>
          <w:u w:val="single" w:color="000000"/>
        </w:rPr>
        <w:t>EFPIA Reporting Expectations for the recording and Provision of HCP / HCO Transfer of</w:t>
      </w:r>
      <w:r w:rsidRPr="00BE2142">
        <w:rPr>
          <w:rFonts w:ascii="Times New Roman" w:hAnsi="Times New Roman" w:cs="Times New Roman"/>
          <w:b/>
          <w:sz w:val="24"/>
          <w:szCs w:val="24"/>
        </w:rPr>
        <w:t xml:space="preserve"> </w:t>
      </w:r>
    </w:p>
    <w:p w14:paraId="4C8B58F1" w14:textId="77777777" w:rsidR="00F93A98" w:rsidRPr="00BE2142" w:rsidRDefault="00B818CB" w:rsidP="0080369B">
      <w:pPr>
        <w:spacing w:after="0" w:line="259" w:lineRule="auto"/>
        <w:ind w:left="65" w:right="0" w:firstLine="0"/>
        <w:rPr>
          <w:rFonts w:ascii="Times New Roman" w:hAnsi="Times New Roman" w:cs="Times New Roman"/>
          <w:sz w:val="24"/>
          <w:szCs w:val="24"/>
        </w:rPr>
      </w:pPr>
      <w:r w:rsidRPr="00BE2142">
        <w:rPr>
          <w:rFonts w:ascii="Times New Roman" w:hAnsi="Times New Roman" w:cs="Times New Roman"/>
          <w:b/>
          <w:sz w:val="24"/>
          <w:szCs w:val="24"/>
          <w:u w:val="single" w:color="000000"/>
        </w:rPr>
        <w:t>Value Data to Novartis as required by the EFPIA Code</w:t>
      </w:r>
      <w:r w:rsidRPr="00BE2142">
        <w:rPr>
          <w:rFonts w:ascii="Times New Roman" w:hAnsi="Times New Roman" w:cs="Times New Roman"/>
          <w:b/>
          <w:sz w:val="24"/>
          <w:szCs w:val="24"/>
        </w:rPr>
        <w:t xml:space="preserve"> </w:t>
      </w:r>
    </w:p>
    <w:p w14:paraId="18DFFD1B" w14:textId="77777777" w:rsidR="00F93A98" w:rsidRPr="00BE2142" w:rsidRDefault="00B818CB" w:rsidP="0080369B">
      <w:pPr>
        <w:spacing w:after="16" w:line="259" w:lineRule="auto"/>
        <w:ind w:left="708"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3FDA955" w14:textId="77777777" w:rsidR="00F93A98" w:rsidRPr="00BE2142" w:rsidRDefault="00B818CB" w:rsidP="0080369B">
      <w:pPr>
        <w:spacing w:after="2" w:line="259" w:lineRule="auto"/>
        <w:ind w:left="508" w:right="0" w:hanging="10"/>
        <w:rPr>
          <w:rFonts w:ascii="Times New Roman" w:hAnsi="Times New Roman" w:cs="Times New Roman"/>
          <w:sz w:val="24"/>
          <w:szCs w:val="24"/>
        </w:rPr>
      </w:pPr>
      <w:r w:rsidRPr="00BE2142">
        <w:rPr>
          <w:rFonts w:ascii="Times New Roman" w:hAnsi="Times New Roman" w:cs="Times New Roman"/>
          <w:b/>
          <w:sz w:val="24"/>
          <w:szCs w:val="24"/>
        </w:rPr>
        <w:t xml:space="preserve">REPORTING EXPECTATIONS </w:t>
      </w:r>
    </w:p>
    <w:p w14:paraId="15560862" w14:textId="77777777" w:rsidR="00F93A98" w:rsidRPr="00BE2142" w:rsidRDefault="00B818CB" w:rsidP="0080369B">
      <w:pPr>
        <w:numPr>
          <w:ilvl w:val="0"/>
          <w:numId w:val="15"/>
        </w:numPr>
        <w:spacing w:after="5" w:line="249" w:lineRule="auto"/>
        <w:ind w:right="6" w:hanging="708"/>
        <w:rPr>
          <w:rFonts w:ascii="Times New Roman" w:hAnsi="Times New Roman" w:cs="Times New Roman"/>
          <w:sz w:val="24"/>
          <w:szCs w:val="24"/>
        </w:rPr>
      </w:pPr>
      <w:r w:rsidRPr="00BE2142">
        <w:rPr>
          <w:rFonts w:ascii="Times New Roman" w:hAnsi="Times New Roman" w:cs="Times New Roman"/>
          <w:sz w:val="24"/>
          <w:szCs w:val="24"/>
        </w:rPr>
        <w:t xml:space="preserve">Company shall submit to Novartis a single Novartis Data Collection file containing EFPIA Transfers of Value (ToV) made by Company and all of its Affiliates under contract to </w:t>
      </w:r>
      <w:r w:rsidRPr="00BE2142">
        <w:rPr>
          <w:rFonts w:ascii="Times New Roman" w:hAnsi="Times New Roman" w:cs="Times New Roman"/>
          <w:b/>
          <w:sz w:val="24"/>
          <w:szCs w:val="24"/>
          <w:u w:val="single" w:color="000000"/>
        </w:rPr>
        <w:t>Novartis Pharma AG</w:t>
      </w:r>
      <w:r w:rsidRPr="00BE2142">
        <w:rPr>
          <w:rFonts w:ascii="Times New Roman" w:hAnsi="Times New Roman" w:cs="Times New Roman"/>
          <w:sz w:val="24"/>
          <w:szCs w:val="24"/>
        </w:rPr>
        <w:t xml:space="preserve">.  Agreement to submit for Company </w:t>
      </w:r>
      <w:r w:rsidRPr="00BE2142">
        <w:rPr>
          <w:rFonts w:ascii="Times New Roman" w:hAnsi="Times New Roman" w:cs="Times New Roman"/>
          <w:b/>
          <w:sz w:val="24"/>
          <w:szCs w:val="24"/>
          <w:u w:val="single" w:color="000000"/>
        </w:rPr>
        <w:t>and all of its</w:t>
      </w:r>
      <w:r w:rsidRPr="00BE2142">
        <w:rPr>
          <w:rFonts w:ascii="Times New Roman" w:hAnsi="Times New Roman" w:cs="Times New Roman"/>
          <w:sz w:val="24"/>
          <w:szCs w:val="24"/>
        </w:rPr>
        <w:t xml:space="preserve"> </w:t>
      </w:r>
      <w:r w:rsidRPr="00BE2142">
        <w:rPr>
          <w:rFonts w:ascii="Times New Roman" w:hAnsi="Times New Roman" w:cs="Times New Roman"/>
          <w:b/>
          <w:sz w:val="24"/>
          <w:szCs w:val="24"/>
          <w:u w:val="single" w:color="000000"/>
        </w:rPr>
        <w:t>Affiliates</w:t>
      </w:r>
      <w:r w:rsidRPr="00BE2142">
        <w:rPr>
          <w:rFonts w:ascii="Times New Roman" w:hAnsi="Times New Roman" w:cs="Times New Roman"/>
          <w:sz w:val="24"/>
          <w:szCs w:val="24"/>
        </w:rPr>
        <w:t xml:space="preserve"> is documented in the below table by indicating “Yes”.   </w:t>
      </w:r>
    </w:p>
    <w:tbl>
      <w:tblPr>
        <w:tblStyle w:val="TableGrid"/>
        <w:tblW w:w="6601" w:type="dxa"/>
        <w:tblInd w:w="744" w:type="dxa"/>
        <w:tblCellMar>
          <w:top w:w="10" w:type="dxa"/>
        </w:tblCellMar>
        <w:tblLook w:val="04A0" w:firstRow="1" w:lastRow="0" w:firstColumn="1" w:lastColumn="0" w:noHBand="0" w:noVBand="1"/>
      </w:tblPr>
      <w:tblGrid>
        <w:gridCol w:w="3744"/>
        <w:gridCol w:w="806"/>
        <w:gridCol w:w="520"/>
        <w:gridCol w:w="1531"/>
      </w:tblGrid>
      <w:tr w:rsidR="00F93A98" w:rsidRPr="00BE2142" w14:paraId="338BD876" w14:textId="77777777">
        <w:trPr>
          <w:trHeight w:val="301"/>
        </w:trPr>
        <w:tc>
          <w:tcPr>
            <w:tcW w:w="3781" w:type="dxa"/>
            <w:tcBorders>
              <w:top w:val="single" w:sz="4" w:space="0" w:color="000000"/>
              <w:left w:val="single" w:sz="4" w:space="0" w:color="000000"/>
              <w:bottom w:val="single" w:sz="4" w:space="0" w:color="000000"/>
              <w:right w:val="single" w:sz="4" w:space="0" w:color="000000"/>
            </w:tcBorders>
          </w:tcPr>
          <w:p w14:paraId="208C5DA9" w14:textId="77777777" w:rsidR="00F93A98" w:rsidRPr="00BE2142" w:rsidRDefault="00B818CB" w:rsidP="0080369B">
            <w:pPr>
              <w:spacing w:after="0" w:line="259" w:lineRule="auto"/>
              <w:ind w:left="821"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2820" w:type="dxa"/>
            <w:gridSpan w:val="3"/>
            <w:tcBorders>
              <w:top w:val="single" w:sz="4" w:space="0" w:color="000000"/>
              <w:left w:val="single" w:sz="4" w:space="0" w:color="000000"/>
              <w:bottom w:val="single" w:sz="4" w:space="0" w:color="000000"/>
              <w:right w:val="single" w:sz="4" w:space="0" w:color="000000"/>
            </w:tcBorders>
          </w:tcPr>
          <w:p w14:paraId="43F1EFDD" w14:textId="77777777" w:rsidR="00F93A98" w:rsidRPr="00BE2142" w:rsidRDefault="00B818CB" w:rsidP="0080369B">
            <w:pPr>
              <w:spacing w:after="0" w:line="259" w:lineRule="auto"/>
              <w:ind w:right="186" w:firstLine="0"/>
              <w:rPr>
                <w:rFonts w:ascii="Times New Roman" w:hAnsi="Times New Roman" w:cs="Times New Roman"/>
                <w:sz w:val="24"/>
                <w:szCs w:val="24"/>
              </w:rPr>
            </w:pPr>
            <w:r w:rsidRPr="00BE2142">
              <w:rPr>
                <w:rFonts w:ascii="Times New Roman" w:hAnsi="Times New Roman" w:cs="Times New Roman"/>
                <w:sz w:val="24"/>
                <w:szCs w:val="24"/>
              </w:rPr>
              <w:t xml:space="preserve">(Yes / No) </w:t>
            </w:r>
          </w:p>
        </w:tc>
      </w:tr>
      <w:tr w:rsidR="00F93A98" w:rsidRPr="00BE2142" w14:paraId="45CD06FA" w14:textId="77777777">
        <w:trPr>
          <w:trHeight w:val="281"/>
        </w:trPr>
        <w:tc>
          <w:tcPr>
            <w:tcW w:w="3781" w:type="dxa"/>
            <w:tcBorders>
              <w:top w:val="single" w:sz="4" w:space="0" w:color="000000"/>
              <w:left w:val="single" w:sz="4" w:space="0" w:color="000000"/>
              <w:bottom w:val="single" w:sz="4" w:space="0" w:color="000000"/>
              <w:right w:val="single" w:sz="4" w:space="0" w:color="000000"/>
            </w:tcBorders>
          </w:tcPr>
          <w:p w14:paraId="16FC0548" w14:textId="77777777" w:rsidR="00F93A98" w:rsidRPr="00BE2142" w:rsidRDefault="00B818CB" w:rsidP="0080369B">
            <w:pPr>
              <w:spacing w:after="0" w:line="259" w:lineRule="auto"/>
              <w:ind w:left="821" w:right="0" w:firstLine="0"/>
              <w:rPr>
                <w:rFonts w:ascii="Times New Roman" w:hAnsi="Times New Roman" w:cs="Times New Roman"/>
                <w:sz w:val="24"/>
                <w:szCs w:val="24"/>
              </w:rPr>
            </w:pPr>
            <w:r w:rsidRPr="00BE2142">
              <w:rPr>
                <w:rFonts w:ascii="Times New Roman" w:hAnsi="Times New Roman" w:cs="Times New Roman"/>
                <w:sz w:val="24"/>
                <w:szCs w:val="24"/>
              </w:rPr>
              <w:t xml:space="preserve">Agreement to term 1 herein </w:t>
            </w:r>
          </w:p>
        </w:tc>
        <w:tc>
          <w:tcPr>
            <w:tcW w:w="821" w:type="dxa"/>
            <w:tcBorders>
              <w:top w:val="single" w:sz="4" w:space="0" w:color="000000"/>
              <w:left w:val="single" w:sz="4" w:space="0" w:color="000000"/>
              <w:bottom w:val="single" w:sz="4" w:space="0" w:color="000000"/>
              <w:right w:val="nil"/>
            </w:tcBorders>
          </w:tcPr>
          <w:p w14:paraId="5D634989"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439" w:type="dxa"/>
            <w:tcBorders>
              <w:top w:val="single" w:sz="4" w:space="0" w:color="000000"/>
              <w:left w:val="nil"/>
              <w:bottom w:val="single" w:sz="4" w:space="0" w:color="000000"/>
              <w:right w:val="nil"/>
            </w:tcBorders>
            <w:shd w:val="clear" w:color="auto" w:fill="FFFF00"/>
          </w:tcPr>
          <w:p w14:paraId="4508F751" w14:textId="77777777" w:rsidR="00F93A98" w:rsidRPr="00BE2142" w:rsidRDefault="00B818CB" w:rsidP="0080369B">
            <w:pPr>
              <w:spacing w:after="0" w:line="259" w:lineRule="auto"/>
              <w:ind w:right="-1" w:firstLine="0"/>
              <w:rPr>
                <w:rFonts w:ascii="Times New Roman" w:hAnsi="Times New Roman" w:cs="Times New Roman"/>
                <w:sz w:val="24"/>
                <w:szCs w:val="24"/>
              </w:rPr>
            </w:pPr>
            <w:r w:rsidRPr="00BE2142">
              <w:rPr>
                <w:rFonts w:ascii="Times New Roman" w:hAnsi="Times New Roman" w:cs="Times New Roman"/>
                <w:sz w:val="24"/>
                <w:szCs w:val="24"/>
              </w:rPr>
              <w:t>XXX</w:t>
            </w:r>
          </w:p>
        </w:tc>
        <w:tc>
          <w:tcPr>
            <w:tcW w:w="1560" w:type="dxa"/>
            <w:tcBorders>
              <w:top w:val="single" w:sz="4" w:space="0" w:color="000000"/>
              <w:left w:val="nil"/>
              <w:bottom w:val="single" w:sz="4" w:space="0" w:color="000000"/>
              <w:right w:val="single" w:sz="4" w:space="0" w:color="000000"/>
            </w:tcBorders>
          </w:tcPr>
          <w:p w14:paraId="0404C382"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bl>
    <w:p w14:paraId="659179DD" w14:textId="77777777" w:rsidR="00F93A98" w:rsidRPr="00BE2142" w:rsidRDefault="00B818CB" w:rsidP="0080369B">
      <w:pPr>
        <w:spacing w:after="22"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18FCF359" w14:textId="77777777" w:rsidR="00F93A98" w:rsidRPr="00BE2142" w:rsidRDefault="00B818CB" w:rsidP="0080369B">
      <w:pPr>
        <w:numPr>
          <w:ilvl w:val="0"/>
          <w:numId w:val="15"/>
        </w:numPr>
        <w:spacing w:after="5" w:line="249" w:lineRule="auto"/>
        <w:ind w:right="6" w:hanging="708"/>
        <w:rPr>
          <w:rFonts w:ascii="Times New Roman" w:hAnsi="Times New Roman" w:cs="Times New Roman"/>
          <w:sz w:val="24"/>
          <w:szCs w:val="24"/>
        </w:rPr>
      </w:pPr>
      <w:r w:rsidRPr="00BE2142">
        <w:rPr>
          <w:rFonts w:ascii="Times New Roman" w:hAnsi="Times New Roman" w:cs="Times New Roman"/>
          <w:sz w:val="24"/>
          <w:szCs w:val="24"/>
        </w:rPr>
        <w:t>Where Company response to Section 1, Agreement to term 1 is “Yes”, then Company shall submit to Novartis a Novartis Data Collection file of EFPIA TOVs for Company referenced in the below table and all of its Affiliates also listed.</w:t>
      </w:r>
      <w:del w:id="267" w:author="Hitesh Agarwal" w:date="2023-08-30T11:24:00Z">
        <w:r w:rsidRPr="00BE2142" w:rsidDel="0044731B">
          <w:rPr>
            <w:rFonts w:ascii="Times New Roman" w:hAnsi="Times New Roman" w:cs="Times New Roman"/>
            <w:sz w:val="24"/>
            <w:szCs w:val="24"/>
          </w:rPr>
          <w:delText xml:space="preserve"> </w:delText>
        </w:r>
      </w:del>
    </w:p>
    <w:tbl>
      <w:tblPr>
        <w:tblStyle w:val="TableGrid"/>
        <w:tblW w:w="8771" w:type="dxa"/>
        <w:tblInd w:w="744" w:type="dxa"/>
        <w:tblCellMar>
          <w:top w:w="7" w:type="dxa"/>
        </w:tblCellMar>
        <w:tblLook w:val="04A0" w:firstRow="1" w:lastRow="0" w:firstColumn="1" w:lastColumn="0" w:noHBand="0" w:noVBand="1"/>
      </w:tblPr>
      <w:tblGrid>
        <w:gridCol w:w="872"/>
        <w:gridCol w:w="166"/>
        <w:gridCol w:w="115"/>
        <w:gridCol w:w="414"/>
        <w:gridCol w:w="1035"/>
        <w:gridCol w:w="1305"/>
        <w:gridCol w:w="146"/>
        <w:gridCol w:w="778"/>
        <w:gridCol w:w="450"/>
        <w:gridCol w:w="404"/>
        <w:gridCol w:w="2676"/>
        <w:gridCol w:w="307"/>
        <w:gridCol w:w="103"/>
      </w:tblGrid>
      <w:tr w:rsidR="00F93A98" w:rsidRPr="00BE2142" w14:paraId="24D3C6F4" w14:textId="77777777">
        <w:trPr>
          <w:trHeight w:val="517"/>
        </w:trPr>
        <w:tc>
          <w:tcPr>
            <w:tcW w:w="1051" w:type="dxa"/>
            <w:gridSpan w:val="2"/>
            <w:tcBorders>
              <w:top w:val="single" w:sz="4" w:space="0" w:color="000000"/>
              <w:left w:val="single" w:sz="4" w:space="0" w:color="000000"/>
              <w:bottom w:val="single" w:sz="4" w:space="0" w:color="000000"/>
              <w:right w:val="single" w:sz="4" w:space="0" w:color="000000"/>
            </w:tcBorders>
          </w:tcPr>
          <w:p w14:paraId="3B104B90" w14:textId="77777777" w:rsidR="00F93A98" w:rsidRPr="00BE2142" w:rsidRDefault="00B818CB" w:rsidP="0080369B">
            <w:pPr>
              <w:spacing w:after="0" w:line="259" w:lineRule="auto"/>
              <w:ind w:left="821" w:right="0" w:firstLine="0"/>
              <w:rPr>
                <w:rFonts w:ascii="Times New Roman" w:hAnsi="Times New Roman" w:cs="Times New Roman"/>
                <w:sz w:val="24"/>
                <w:szCs w:val="24"/>
              </w:rPr>
            </w:pPr>
            <w:r w:rsidRPr="00BE2142">
              <w:rPr>
                <w:rFonts w:ascii="Times New Roman" w:hAnsi="Times New Roman" w:cs="Times New Roman"/>
                <w:b/>
                <w:sz w:val="24"/>
                <w:szCs w:val="24"/>
              </w:rPr>
              <w:t xml:space="preserve"> </w:t>
            </w:r>
          </w:p>
        </w:tc>
        <w:tc>
          <w:tcPr>
            <w:tcW w:w="2878" w:type="dxa"/>
            <w:gridSpan w:val="4"/>
            <w:tcBorders>
              <w:top w:val="single" w:sz="4" w:space="0" w:color="000000"/>
              <w:left w:val="single" w:sz="4" w:space="0" w:color="000000"/>
              <w:bottom w:val="single" w:sz="4" w:space="0" w:color="000000"/>
              <w:right w:val="nil"/>
            </w:tcBorders>
          </w:tcPr>
          <w:p w14:paraId="7B2FAFEC" w14:textId="77777777" w:rsidR="00F93A98" w:rsidRPr="00BE2142" w:rsidRDefault="00B818CB" w:rsidP="0080369B">
            <w:pPr>
              <w:spacing w:after="0" w:line="259" w:lineRule="auto"/>
              <w:ind w:left="821" w:right="-3" w:firstLine="0"/>
              <w:rPr>
                <w:rFonts w:ascii="Times New Roman" w:hAnsi="Times New Roman" w:cs="Times New Roman"/>
                <w:sz w:val="24"/>
                <w:szCs w:val="24"/>
              </w:rPr>
            </w:pPr>
            <w:r w:rsidRPr="00BE2142">
              <w:rPr>
                <w:rFonts w:ascii="Times New Roman" w:hAnsi="Times New Roman" w:cs="Times New Roman"/>
                <w:b/>
                <w:sz w:val="24"/>
                <w:szCs w:val="24"/>
              </w:rPr>
              <w:t xml:space="preserve">Company </w:t>
            </w:r>
            <w:r w:rsidRPr="00BE2142">
              <w:rPr>
                <w:rFonts w:ascii="Times New Roman" w:hAnsi="Times New Roman" w:cs="Times New Roman"/>
                <w:b/>
                <w:sz w:val="24"/>
                <w:szCs w:val="24"/>
              </w:rPr>
              <w:tab/>
              <w:t xml:space="preserve">Entity Name </w:t>
            </w:r>
          </w:p>
        </w:tc>
        <w:tc>
          <w:tcPr>
            <w:tcW w:w="153" w:type="dxa"/>
            <w:tcBorders>
              <w:top w:val="single" w:sz="4" w:space="0" w:color="000000"/>
              <w:left w:val="nil"/>
              <w:bottom w:val="single" w:sz="4" w:space="0" w:color="000000"/>
              <w:right w:val="single" w:sz="4" w:space="0" w:color="000000"/>
            </w:tcBorders>
          </w:tcPr>
          <w:p w14:paraId="6F7CDE0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4288" w:type="dxa"/>
            <w:gridSpan w:val="4"/>
            <w:tcBorders>
              <w:top w:val="single" w:sz="4" w:space="0" w:color="000000"/>
              <w:left w:val="single" w:sz="4" w:space="0" w:color="000000"/>
              <w:bottom w:val="single" w:sz="4" w:space="0" w:color="000000"/>
              <w:right w:val="nil"/>
            </w:tcBorders>
          </w:tcPr>
          <w:p w14:paraId="245F9987" w14:textId="77777777" w:rsidR="00F93A98" w:rsidRPr="00BE2142" w:rsidRDefault="00B818CB" w:rsidP="0080369B">
            <w:pPr>
              <w:spacing w:after="0" w:line="259" w:lineRule="auto"/>
              <w:ind w:right="114" w:firstLine="0"/>
              <w:rPr>
                <w:rFonts w:ascii="Times New Roman" w:hAnsi="Times New Roman" w:cs="Times New Roman"/>
                <w:sz w:val="24"/>
                <w:szCs w:val="24"/>
              </w:rPr>
            </w:pPr>
            <w:r w:rsidRPr="00BE2142">
              <w:rPr>
                <w:rFonts w:ascii="Times New Roman" w:hAnsi="Times New Roman" w:cs="Times New Roman"/>
                <w:b/>
                <w:sz w:val="24"/>
                <w:szCs w:val="24"/>
              </w:rPr>
              <w:t xml:space="preserve">Company Entity Address </w:t>
            </w:r>
          </w:p>
        </w:tc>
        <w:tc>
          <w:tcPr>
            <w:tcW w:w="401" w:type="dxa"/>
            <w:gridSpan w:val="2"/>
            <w:tcBorders>
              <w:top w:val="single" w:sz="4" w:space="0" w:color="000000"/>
              <w:left w:val="nil"/>
              <w:bottom w:val="single" w:sz="4" w:space="0" w:color="000000"/>
              <w:right w:val="single" w:sz="4" w:space="0" w:color="000000"/>
            </w:tcBorders>
          </w:tcPr>
          <w:p w14:paraId="02918CD0"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015108DA" w14:textId="77777777">
        <w:trPr>
          <w:trHeight w:val="258"/>
        </w:trPr>
        <w:tc>
          <w:tcPr>
            <w:tcW w:w="882" w:type="dxa"/>
            <w:vMerge w:val="restart"/>
            <w:tcBorders>
              <w:top w:val="single" w:sz="4" w:space="0" w:color="000000"/>
              <w:left w:val="single" w:sz="4" w:space="0" w:color="000000"/>
              <w:bottom w:val="single" w:sz="4" w:space="0" w:color="000000"/>
              <w:right w:val="nil"/>
            </w:tcBorders>
          </w:tcPr>
          <w:p w14:paraId="6B844BBE"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169" w:type="dxa"/>
            <w:vMerge w:val="restart"/>
            <w:tcBorders>
              <w:top w:val="single" w:sz="4" w:space="0" w:color="000000"/>
              <w:left w:val="nil"/>
              <w:bottom w:val="single" w:sz="4" w:space="0" w:color="000000"/>
              <w:right w:val="single" w:sz="4" w:space="0" w:color="000000"/>
            </w:tcBorders>
          </w:tcPr>
          <w:p w14:paraId="4D5AA558" w14:textId="77777777" w:rsidR="00F93A98" w:rsidRPr="00BE2142" w:rsidRDefault="00B818CB" w:rsidP="0080369B">
            <w:pPr>
              <w:spacing w:after="0" w:line="259" w:lineRule="auto"/>
              <w:ind w:left="-61" w:right="0" w:firstLine="0"/>
              <w:rPr>
                <w:rFonts w:ascii="Times New Roman" w:hAnsi="Times New Roman" w:cs="Times New Roman"/>
                <w:sz w:val="24"/>
                <w:szCs w:val="24"/>
              </w:rPr>
            </w:pPr>
            <w:r w:rsidRPr="00BE2142">
              <w:rPr>
                <w:rFonts w:ascii="Times New Roman" w:hAnsi="Times New Roman" w:cs="Times New Roman"/>
                <w:sz w:val="24"/>
                <w:szCs w:val="24"/>
              </w:rPr>
              <w:t xml:space="preserve">1 </w:t>
            </w:r>
          </w:p>
        </w:tc>
        <w:tc>
          <w:tcPr>
            <w:tcW w:w="115" w:type="dxa"/>
            <w:vMerge w:val="restart"/>
            <w:tcBorders>
              <w:top w:val="single" w:sz="4" w:space="0" w:color="000000"/>
              <w:left w:val="single" w:sz="4" w:space="0" w:color="000000"/>
              <w:bottom w:val="single" w:sz="4" w:space="0" w:color="000000"/>
              <w:right w:val="nil"/>
            </w:tcBorders>
          </w:tcPr>
          <w:p w14:paraId="2985FB69"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2763" w:type="dxa"/>
            <w:gridSpan w:val="3"/>
            <w:vMerge w:val="restart"/>
            <w:tcBorders>
              <w:top w:val="single" w:sz="4" w:space="0" w:color="000000"/>
              <w:left w:val="nil"/>
              <w:bottom w:val="nil"/>
              <w:right w:val="nil"/>
            </w:tcBorders>
            <w:shd w:val="clear" w:color="auto" w:fill="FFFF00"/>
          </w:tcPr>
          <w:p w14:paraId="140AA7D7" w14:textId="77777777" w:rsidR="00F93A98" w:rsidRPr="00BE2142" w:rsidRDefault="00B818CB" w:rsidP="0080369B">
            <w:pPr>
              <w:spacing w:after="0" w:line="259" w:lineRule="auto"/>
              <w:ind w:right="-1" w:firstLine="0"/>
              <w:rPr>
                <w:rFonts w:ascii="Times New Roman" w:hAnsi="Times New Roman" w:cs="Times New Roman"/>
                <w:sz w:val="24"/>
                <w:szCs w:val="24"/>
              </w:rPr>
            </w:pPr>
            <w:r w:rsidRPr="00BE2142">
              <w:rPr>
                <w:rFonts w:ascii="Times New Roman" w:hAnsi="Times New Roman" w:cs="Times New Roman"/>
                <w:sz w:val="24"/>
                <w:szCs w:val="24"/>
              </w:rPr>
              <w:t xml:space="preserve">Enter here Entity signing Agreement to which this is </w:t>
            </w:r>
          </w:p>
        </w:tc>
        <w:tc>
          <w:tcPr>
            <w:tcW w:w="153" w:type="dxa"/>
            <w:vMerge w:val="restart"/>
            <w:tcBorders>
              <w:top w:val="single" w:sz="4" w:space="0" w:color="000000"/>
              <w:left w:val="nil"/>
              <w:bottom w:val="single" w:sz="4" w:space="0" w:color="000000"/>
              <w:right w:val="single" w:sz="4" w:space="0" w:color="000000"/>
            </w:tcBorders>
          </w:tcPr>
          <w:p w14:paraId="77D59B86" w14:textId="77777777" w:rsidR="00F93A98" w:rsidRPr="00BE2142" w:rsidRDefault="00B818CB" w:rsidP="0080369B">
            <w:pPr>
              <w:spacing w:after="0" w:line="259" w:lineRule="auto"/>
              <w:ind w:left="-2"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779" w:type="dxa"/>
            <w:vMerge w:val="restart"/>
            <w:tcBorders>
              <w:top w:val="single" w:sz="4" w:space="0" w:color="000000"/>
              <w:left w:val="single" w:sz="4" w:space="0" w:color="000000"/>
              <w:bottom w:val="single" w:sz="4" w:space="0" w:color="000000"/>
              <w:right w:val="nil"/>
            </w:tcBorders>
          </w:tcPr>
          <w:p w14:paraId="58BC5B44"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331" w:type="dxa"/>
            <w:tcBorders>
              <w:top w:val="single" w:sz="4" w:space="0" w:color="000000"/>
              <w:left w:val="nil"/>
              <w:bottom w:val="nil"/>
              <w:right w:val="nil"/>
            </w:tcBorders>
            <w:shd w:val="clear" w:color="auto" w:fill="FFFF00"/>
          </w:tcPr>
          <w:p w14:paraId="4D0615A5"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xxx</w:t>
            </w:r>
          </w:p>
        </w:tc>
        <w:tc>
          <w:tcPr>
            <w:tcW w:w="3178" w:type="dxa"/>
            <w:gridSpan w:val="2"/>
            <w:vMerge w:val="restart"/>
            <w:tcBorders>
              <w:top w:val="single" w:sz="4" w:space="0" w:color="000000"/>
              <w:left w:val="nil"/>
              <w:bottom w:val="single" w:sz="4" w:space="0" w:color="000000"/>
              <w:right w:val="nil"/>
            </w:tcBorders>
          </w:tcPr>
          <w:p w14:paraId="7D7941E4"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401" w:type="dxa"/>
            <w:gridSpan w:val="2"/>
            <w:vMerge w:val="restart"/>
            <w:tcBorders>
              <w:top w:val="single" w:sz="4" w:space="0" w:color="000000"/>
              <w:left w:val="nil"/>
              <w:bottom w:val="single" w:sz="4" w:space="0" w:color="000000"/>
              <w:right w:val="single" w:sz="4" w:space="0" w:color="000000"/>
            </w:tcBorders>
          </w:tcPr>
          <w:p w14:paraId="2FE1B7B3"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2720325D" w14:textId="77777777">
        <w:trPr>
          <w:trHeight w:val="458"/>
        </w:trPr>
        <w:tc>
          <w:tcPr>
            <w:tcW w:w="0" w:type="auto"/>
            <w:vMerge/>
            <w:tcBorders>
              <w:top w:val="nil"/>
              <w:left w:val="single" w:sz="4" w:space="0" w:color="000000"/>
              <w:bottom w:val="nil"/>
              <w:right w:val="nil"/>
            </w:tcBorders>
          </w:tcPr>
          <w:p w14:paraId="1CCD36D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nil"/>
              <w:right w:val="single" w:sz="4" w:space="0" w:color="000000"/>
            </w:tcBorders>
          </w:tcPr>
          <w:p w14:paraId="07BE8173"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4" w:space="0" w:color="000000"/>
              <w:bottom w:val="nil"/>
              <w:right w:val="nil"/>
            </w:tcBorders>
          </w:tcPr>
          <w:p w14:paraId="3278CA7E"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gridSpan w:val="3"/>
            <w:vMerge/>
            <w:tcBorders>
              <w:top w:val="nil"/>
              <w:left w:val="nil"/>
              <w:bottom w:val="nil"/>
              <w:right w:val="nil"/>
            </w:tcBorders>
          </w:tcPr>
          <w:p w14:paraId="5EFD1E53"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nil"/>
              <w:right w:val="single" w:sz="4" w:space="0" w:color="000000"/>
            </w:tcBorders>
          </w:tcPr>
          <w:p w14:paraId="2F81307B"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4" w:space="0" w:color="000000"/>
              <w:bottom w:val="nil"/>
              <w:right w:val="nil"/>
            </w:tcBorders>
          </w:tcPr>
          <w:p w14:paraId="0A2DA412"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331" w:type="dxa"/>
            <w:vMerge w:val="restart"/>
            <w:tcBorders>
              <w:top w:val="nil"/>
              <w:left w:val="nil"/>
              <w:bottom w:val="single" w:sz="4" w:space="0" w:color="000000"/>
              <w:right w:val="nil"/>
            </w:tcBorders>
          </w:tcPr>
          <w:p w14:paraId="13FC01A9"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gridSpan w:val="2"/>
            <w:vMerge/>
            <w:tcBorders>
              <w:top w:val="nil"/>
              <w:left w:val="nil"/>
              <w:bottom w:val="nil"/>
              <w:right w:val="nil"/>
            </w:tcBorders>
          </w:tcPr>
          <w:p w14:paraId="45D86FEF"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gridSpan w:val="2"/>
            <w:vMerge/>
            <w:tcBorders>
              <w:top w:val="nil"/>
              <w:left w:val="nil"/>
              <w:bottom w:val="nil"/>
              <w:right w:val="single" w:sz="4" w:space="0" w:color="000000"/>
            </w:tcBorders>
          </w:tcPr>
          <w:p w14:paraId="1B4AFED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7FB1DFAC" w14:textId="77777777">
        <w:trPr>
          <w:trHeight w:val="259"/>
        </w:trPr>
        <w:tc>
          <w:tcPr>
            <w:tcW w:w="0" w:type="auto"/>
            <w:vMerge/>
            <w:tcBorders>
              <w:top w:val="nil"/>
              <w:left w:val="single" w:sz="4" w:space="0" w:color="000000"/>
              <w:bottom w:val="single" w:sz="4" w:space="0" w:color="000000"/>
              <w:right w:val="nil"/>
            </w:tcBorders>
          </w:tcPr>
          <w:p w14:paraId="1938D79B"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4" w:space="0" w:color="000000"/>
              <w:right w:val="single" w:sz="4" w:space="0" w:color="000000"/>
            </w:tcBorders>
          </w:tcPr>
          <w:p w14:paraId="34B4032A"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4" w:space="0" w:color="000000"/>
              <w:bottom w:val="single" w:sz="4" w:space="0" w:color="000000"/>
              <w:right w:val="nil"/>
            </w:tcBorders>
          </w:tcPr>
          <w:p w14:paraId="78EA4263"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1419" w:type="dxa"/>
            <w:gridSpan w:val="2"/>
            <w:tcBorders>
              <w:top w:val="nil"/>
              <w:left w:val="nil"/>
              <w:bottom w:val="single" w:sz="4" w:space="0" w:color="000000"/>
              <w:right w:val="nil"/>
            </w:tcBorders>
            <w:shd w:val="clear" w:color="auto" w:fill="FFFF00"/>
          </w:tcPr>
          <w:p w14:paraId="4E01D1E4"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an Attachment</w:t>
            </w:r>
          </w:p>
        </w:tc>
        <w:tc>
          <w:tcPr>
            <w:tcW w:w="1344" w:type="dxa"/>
            <w:tcBorders>
              <w:top w:val="nil"/>
              <w:left w:val="nil"/>
              <w:bottom w:val="single" w:sz="4" w:space="0" w:color="000000"/>
              <w:right w:val="nil"/>
            </w:tcBorders>
          </w:tcPr>
          <w:p w14:paraId="36DDF078"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0" w:type="auto"/>
            <w:vMerge/>
            <w:tcBorders>
              <w:top w:val="nil"/>
              <w:left w:val="nil"/>
              <w:bottom w:val="single" w:sz="4" w:space="0" w:color="000000"/>
              <w:right w:val="single" w:sz="4" w:space="0" w:color="000000"/>
            </w:tcBorders>
          </w:tcPr>
          <w:p w14:paraId="7B5F00DC"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4" w:space="0" w:color="000000"/>
              <w:bottom w:val="single" w:sz="4" w:space="0" w:color="000000"/>
              <w:right w:val="nil"/>
            </w:tcBorders>
          </w:tcPr>
          <w:p w14:paraId="06B0ECE4"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4" w:space="0" w:color="000000"/>
              <w:right w:val="nil"/>
            </w:tcBorders>
          </w:tcPr>
          <w:p w14:paraId="4C7C88C5"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gridSpan w:val="2"/>
            <w:vMerge/>
            <w:tcBorders>
              <w:top w:val="nil"/>
              <w:left w:val="nil"/>
              <w:bottom w:val="single" w:sz="4" w:space="0" w:color="000000"/>
              <w:right w:val="nil"/>
            </w:tcBorders>
            <w:vAlign w:val="center"/>
          </w:tcPr>
          <w:p w14:paraId="6097D245"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gridSpan w:val="2"/>
            <w:vMerge/>
            <w:tcBorders>
              <w:top w:val="nil"/>
              <w:left w:val="nil"/>
              <w:bottom w:val="single" w:sz="4" w:space="0" w:color="000000"/>
              <w:right w:val="single" w:sz="4" w:space="0" w:color="000000"/>
            </w:tcBorders>
          </w:tcPr>
          <w:p w14:paraId="3B6A7FB4"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4CFCA504" w14:textId="77777777">
        <w:trPr>
          <w:trHeight w:val="257"/>
        </w:trPr>
        <w:tc>
          <w:tcPr>
            <w:tcW w:w="882" w:type="dxa"/>
            <w:vMerge w:val="restart"/>
            <w:tcBorders>
              <w:top w:val="single" w:sz="4" w:space="0" w:color="000000"/>
              <w:left w:val="single" w:sz="4" w:space="0" w:color="000000"/>
              <w:bottom w:val="single" w:sz="4" w:space="0" w:color="000000"/>
              <w:right w:val="nil"/>
            </w:tcBorders>
          </w:tcPr>
          <w:p w14:paraId="65DECE08"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169" w:type="dxa"/>
            <w:vMerge w:val="restart"/>
            <w:tcBorders>
              <w:top w:val="single" w:sz="4" w:space="0" w:color="000000"/>
              <w:left w:val="nil"/>
              <w:bottom w:val="single" w:sz="4" w:space="0" w:color="000000"/>
              <w:right w:val="single" w:sz="4" w:space="0" w:color="000000"/>
            </w:tcBorders>
          </w:tcPr>
          <w:p w14:paraId="2F92EF2F" w14:textId="77777777" w:rsidR="00F93A98" w:rsidRPr="00BE2142" w:rsidRDefault="00B818CB" w:rsidP="0080369B">
            <w:pPr>
              <w:spacing w:after="0" w:line="259" w:lineRule="auto"/>
              <w:ind w:left="-61" w:right="0" w:firstLine="0"/>
              <w:rPr>
                <w:rFonts w:ascii="Times New Roman" w:hAnsi="Times New Roman" w:cs="Times New Roman"/>
                <w:sz w:val="24"/>
                <w:szCs w:val="24"/>
              </w:rPr>
            </w:pPr>
            <w:r w:rsidRPr="00BE2142">
              <w:rPr>
                <w:rFonts w:ascii="Times New Roman" w:hAnsi="Times New Roman" w:cs="Times New Roman"/>
                <w:sz w:val="24"/>
                <w:szCs w:val="24"/>
              </w:rPr>
              <w:t xml:space="preserve">2 </w:t>
            </w:r>
          </w:p>
        </w:tc>
        <w:tc>
          <w:tcPr>
            <w:tcW w:w="115" w:type="dxa"/>
            <w:vMerge w:val="restart"/>
            <w:tcBorders>
              <w:top w:val="single" w:sz="4" w:space="0" w:color="000000"/>
              <w:left w:val="single" w:sz="4" w:space="0" w:color="000000"/>
              <w:bottom w:val="single" w:sz="4" w:space="0" w:color="000000"/>
              <w:right w:val="nil"/>
            </w:tcBorders>
          </w:tcPr>
          <w:p w14:paraId="32EEB597"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367" w:type="dxa"/>
            <w:tcBorders>
              <w:top w:val="single" w:sz="4" w:space="0" w:color="000000"/>
              <w:left w:val="nil"/>
              <w:bottom w:val="nil"/>
              <w:right w:val="nil"/>
            </w:tcBorders>
            <w:shd w:val="clear" w:color="auto" w:fill="FFFF00"/>
          </w:tcPr>
          <w:p w14:paraId="0AB941B1"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Xxx</w:t>
            </w:r>
          </w:p>
        </w:tc>
        <w:tc>
          <w:tcPr>
            <w:tcW w:w="2396" w:type="dxa"/>
            <w:gridSpan w:val="2"/>
            <w:vMerge w:val="restart"/>
            <w:tcBorders>
              <w:top w:val="single" w:sz="4" w:space="0" w:color="000000"/>
              <w:left w:val="nil"/>
              <w:bottom w:val="single" w:sz="4" w:space="0" w:color="000000"/>
              <w:right w:val="nil"/>
            </w:tcBorders>
          </w:tcPr>
          <w:p w14:paraId="0019E2F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153" w:type="dxa"/>
            <w:vMerge w:val="restart"/>
            <w:tcBorders>
              <w:top w:val="single" w:sz="4" w:space="0" w:color="000000"/>
              <w:left w:val="nil"/>
              <w:bottom w:val="single" w:sz="4" w:space="0" w:color="000000"/>
              <w:right w:val="single" w:sz="4" w:space="0" w:color="000000"/>
            </w:tcBorders>
          </w:tcPr>
          <w:p w14:paraId="7C25ECE2"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4288" w:type="dxa"/>
            <w:gridSpan w:val="4"/>
            <w:tcBorders>
              <w:top w:val="single" w:sz="4" w:space="0" w:color="000000"/>
              <w:left w:val="single" w:sz="4" w:space="0" w:color="000000"/>
              <w:bottom w:val="nil"/>
              <w:right w:val="nil"/>
            </w:tcBorders>
            <w:shd w:val="clear" w:color="auto" w:fill="FFFF00"/>
          </w:tcPr>
          <w:p w14:paraId="55FD864C" w14:textId="77777777" w:rsidR="00F93A98" w:rsidRPr="00BE2142" w:rsidRDefault="00B818CB" w:rsidP="0080369B">
            <w:pPr>
              <w:tabs>
                <w:tab w:val="center" w:pos="2521"/>
                <w:tab w:val="center" w:pos="3530"/>
              </w:tabs>
              <w:spacing w:after="0" w:line="259" w:lineRule="auto"/>
              <w:ind w:right="0" w:firstLine="0"/>
              <w:rPr>
                <w:rFonts w:ascii="Times New Roman" w:hAnsi="Times New Roman" w:cs="Times New Roman"/>
                <w:sz w:val="24"/>
                <w:szCs w:val="24"/>
              </w:rPr>
            </w:pPr>
            <w:proofErr w:type="spellStart"/>
            <w:r w:rsidRPr="00BE2142">
              <w:rPr>
                <w:rFonts w:ascii="Times New Roman" w:hAnsi="Times New Roman" w:cs="Times New Roman"/>
                <w:sz w:val="24"/>
                <w:szCs w:val="24"/>
              </w:rPr>
              <w:t>xxxADD</w:t>
            </w:r>
            <w:proofErr w:type="spellEnd"/>
            <w:r w:rsidRPr="00BE2142">
              <w:rPr>
                <w:rFonts w:ascii="Times New Roman" w:hAnsi="Times New Roman" w:cs="Times New Roman"/>
                <w:sz w:val="24"/>
                <w:szCs w:val="24"/>
              </w:rPr>
              <w:t xml:space="preserve">/DELETE </w:t>
            </w:r>
            <w:r w:rsidRPr="00BE2142">
              <w:rPr>
                <w:rFonts w:ascii="Times New Roman" w:hAnsi="Times New Roman" w:cs="Times New Roman"/>
                <w:sz w:val="24"/>
                <w:szCs w:val="24"/>
              </w:rPr>
              <w:tab/>
              <w:t xml:space="preserve">THIS </w:t>
            </w:r>
            <w:r w:rsidRPr="00BE2142">
              <w:rPr>
                <w:rFonts w:ascii="Times New Roman" w:hAnsi="Times New Roman" w:cs="Times New Roman"/>
                <w:sz w:val="24"/>
                <w:szCs w:val="24"/>
              </w:rPr>
              <w:tab/>
              <w:t xml:space="preserve">LINE </w:t>
            </w:r>
          </w:p>
        </w:tc>
        <w:tc>
          <w:tcPr>
            <w:tcW w:w="293" w:type="dxa"/>
            <w:tcBorders>
              <w:top w:val="single" w:sz="4" w:space="0" w:color="000000"/>
              <w:left w:val="nil"/>
              <w:bottom w:val="nil"/>
              <w:right w:val="nil"/>
            </w:tcBorders>
            <w:shd w:val="clear" w:color="auto" w:fill="FFFF00"/>
          </w:tcPr>
          <w:p w14:paraId="7A160452" w14:textId="77777777" w:rsidR="00F93A98" w:rsidRPr="00BE2142" w:rsidRDefault="00B818CB" w:rsidP="0080369B">
            <w:pPr>
              <w:spacing w:after="0" w:line="259" w:lineRule="auto"/>
              <w:ind w:right="-1" w:firstLine="0"/>
              <w:rPr>
                <w:rFonts w:ascii="Times New Roman" w:hAnsi="Times New Roman" w:cs="Times New Roman"/>
                <w:sz w:val="24"/>
                <w:szCs w:val="24"/>
              </w:rPr>
            </w:pPr>
            <w:r w:rsidRPr="00BE2142">
              <w:rPr>
                <w:rFonts w:ascii="Times New Roman" w:hAnsi="Times New Roman" w:cs="Times New Roman"/>
                <w:sz w:val="24"/>
                <w:szCs w:val="24"/>
              </w:rPr>
              <w:t xml:space="preserve">AS </w:t>
            </w:r>
          </w:p>
        </w:tc>
        <w:tc>
          <w:tcPr>
            <w:tcW w:w="108" w:type="dxa"/>
            <w:vMerge w:val="restart"/>
            <w:tcBorders>
              <w:top w:val="single" w:sz="4" w:space="0" w:color="000000"/>
              <w:left w:val="nil"/>
              <w:bottom w:val="single" w:sz="4" w:space="0" w:color="000000"/>
              <w:right w:val="single" w:sz="4" w:space="0" w:color="000000"/>
            </w:tcBorders>
          </w:tcPr>
          <w:p w14:paraId="39B0C184"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r w:rsidR="00F93A98" w:rsidRPr="00BE2142" w14:paraId="4E18C5C0" w14:textId="77777777">
        <w:trPr>
          <w:trHeight w:val="258"/>
        </w:trPr>
        <w:tc>
          <w:tcPr>
            <w:tcW w:w="0" w:type="auto"/>
            <w:vMerge/>
            <w:tcBorders>
              <w:top w:val="nil"/>
              <w:left w:val="single" w:sz="4" w:space="0" w:color="000000"/>
              <w:bottom w:val="single" w:sz="4" w:space="0" w:color="000000"/>
              <w:right w:val="nil"/>
            </w:tcBorders>
          </w:tcPr>
          <w:p w14:paraId="13536FE9"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4" w:space="0" w:color="000000"/>
              <w:right w:val="single" w:sz="4" w:space="0" w:color="000000"/>
            </w:tcBorders>
          </w:tcPr>
          <w:p w14:paraId="02F8EEE0"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single" w:sz="4" w:space="0" w:color="000000"/>
              <w:bottom w:val="single" w:sz="4" w:space="0" w:color="000000"/>
              <w:right w:val="nil"/>
            </w:tcBorders>
          </w:tcPr>
          <w:p w14:paraId="22F0C7D1"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367" w:type="dxa"/>
            <w:tcBorders>
              <w:top w:val="nil"/>
              <w:left w:val="nil"/>
              <w:bottom w:val="single" w:sz="4" w:space="0" w:color="000000"/>
              <w:right w:val="nil"/>
            </w:tcBorders>
          </w:tcPr>
          <w:p w14:paraId="0A2E5880"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gridSpan w:val="2"/>
            <w:vMerge/>
            <w:tcBorders>
              <w:top w:val="nil"/>
              <w:left w:val="nil"/>
              <w:bottom w:val="single" w:sz="4" w:space="0" w:color="000000"/>
              <w:right w:val="nil"/>
            </w:tcBorders>
          </w:tcPr>
          <w:p w14:paraId="2F05DA21"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4" w:space="0" w:color="000000"/>
              <w:right w:val="single" w:sz="4" w:space="0" w:color="000000"/>
            </w:tcBorders>
          </w:tcPr>
          <w:p w14:paraId="0E8DDD3D"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1514" w:type="dxa"/>
            <w:gridSpan w:val="3"/>
            <w:tcBorders>
              <w:top w:val="nil"/>
              <w:left w:val="single" w:sz="4" w:space="0" w:color="000000"/>
              <w:bottom w:val="single" w:sz="4" w:space="0" w:color="000000"/>
              <w:right w:val="nil"/>
            </w:tcBorders>
            <w:shd w:val="clear" w:color="auto" w:fill="FFFF00"/>
          </w:tcPr>
          <w:p w14:paraId="736D17F1" w14:textId="77777777" w:rsidR="00F93A98" w:rsidRPr="00BE2142" w:rsidRDefault="00B818CB" w:rsidP="0080369B">
            <w:pPr>
              <w:spacing w:after="0" w:line="259" w:lineRule="auto"/>
              <w:ind w:left="23" w:right="-1" w:firstLine="0"/>
              <w:rPr>
                <w:rFonts w:ascii="Times New Roman" w:hAnsi="Times New Roman" w:cs="Times New Roman"/>
                <w:sz w:val="24"/>
                <w:szCs w:val="24"/>
              </w:rPr>
            </w:pPr>
            <w:proofErr w:type="spellStart"/>
            <w:r w:rsidRPr="00BE2142">
              <w:rPr>
                <w:rFonts w:ascii="Times New Roman" w:hAnsi="Times New Roman" w:cs="Times New Roman"/>
                <w:sz w:val="24"/>
                <w:szCs w:val="24"/>
              </w:rPr>
              <w:t>REQUIREDxxx</w:t>
            </w:r>
            <w:proofErr w:type="spellEnd"/>
          </w:p>
        </w:tc>
        <w:tc>
          <w:tcPr>
            <w:tcW w:w="2775" w:type="dxa"/>
            <w:tcBorders>
              <w:top w:val="nil"/>
              <w:left w:val="nil"/>
              <w:bottom w:val="single" w:sz="4" w:space="0" w:color="000000"/>
              <w:right w:val="nil"/>
            </w:tcBorders>
          </w:tcPr>
          <w:p w14:paraId="3B3C6DE4"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c>
          <w:tcPr>
            <w:tcW w:w="293" w:type="dxa"/>
            <w:tcBorders>
              <w:top w:val="nil"/>
              <w:left w:val="nil"/>
              <w:bottom w:val="single" w:sz="4" w:space="0" w:color="000000"/>
              <w:right w:val="nil"/>
            </w:tcBorders>
          </w:tcPr>
          <w:p w14:paraId="185088B1" w14:textId="77777777" w:rsidR="00F93A98" w:rsidRPr="00BE2142" w:rsidRDefault="00F93A98" w:rsidP="0080369B">
            <w:pPr>
              <w:spacing w:after="160" w:line="259" w:lineRule="auto"/>
              <w:ind w:right="0" w:firstLine="0"/>
              <w:rPr>
                <w:rFonts w:ascii="Times New Roman" w:hAnsi="Times New Roman" w:cs="Times New Roman"/>
                <w:sz w:val="24"/>
                <w:szCs w:val="24"/>
              </w:rPr>
            </w:pPr>
          </w:p>
        </w:tc>
        <w:tc>
          <w:tcPr>
            <w:tcW w:w="0" w:type="auto"/>
            <w:vMerge/>
            <w:tcBorders>
              <w:top w:val="nil"/>
              <w:left w:val="nil"/>
              <w:bottom w:val="single" w:sz="4" w:space="0" w:color="000000"/>
              <w:right w:val="single" w:sz="4" w:space="0" w:color="000000"/>
            </w:tcBorders>
          </w:tcPr>
          <w:p w14:paraId="64989F01" w14:textId="77777777" w:rsidR="00F93A98" w:rsidRPr="00BE2142" w:rsidRDefault="00F93A98" w:rsidP="0080369B">
            <w:pPr>
              <w:spacing w:after="160" w:line="259" w:lineRule="auto"/>
              <w:ind w:right="0" w:firstLine="0"/>
              <w:rPr>
                <w:rFonts w:ascii="Times New Roman" w:hAnsi="Times New Roman" w:cs="Times New Roman"/>
                <w:sz w:val="24"/>
                <w:szCs w:val="24"/>
              </w:rPr>
            </w:pPr>
          </w:p>
        </w:tc>
      </w:tr>
    </w:tbl>
    <w:tbl>
      <w:tblPr>
        <w:tblStyle w:val="TableGrid"/>
        <w:tblpPr w:vertAnchor="page" w:horzAnchor="page" w:tblpX="1942" w:tblpY="13939"/>
        <w:tblOverlap w:val="never"/>
        <w:tblW w:w="9074" w:type="dxa"/>
        <w:tblInd w:w="0" w:type="dxa"/>
        <w:tblCellMar>
          <w:top w:w="11" w:type="dxa"/>
          <w:left w:w="180" w:type="dxa"/>
          <w:right w:w="115" w:type="dxa"/>
        </w:tblCellMar>
        <w:tblLook w:val="04A0" w:firstRow="1" w:lastRow="0" w:firstColumn="1" w:lastColumn="0" w:noHBand="0" w:noVBand="1"/>
      </w:tblPr>
      <w:tblGrid>
        <w:gridCol w:w="2324"/>
        <w:gridCol w:w="6750"/>
      </w:tblGrid>
      <w:tr w:rsidR="00F93A98" w:rsidRPr="00BE2142" w14:paraId="79285282" w14:textId="77777777">
        <w:trPr>
          <w:trHeight w:val="516"/>
        </w:trPr>
        <w:tc>
          <w:tcPr>
            <w:tcW w:w="2324" w:type="dxa"/>
            <w:tcBorders>
              <w:top w:val="single" w:sz="4" w:space="0" w:color="000000"/>
              <w:left w:val="single" w:sz="4" w:space="0" w:color="000000"/>
              <w:bottom w:val="single" w:sz="4" w:space="0" w:color="000000"/>
              <w:right w:val="single" w:sz="4" w:space="0" w:color="000000"/>
            </w:tcBorders>
          </w:tcPr>
          <w:p w14:paraId="27672F2B" w14:textId="77777777" w:rsidR="00F93A98" w:rsidRPr="00BE2142" w:rsidRDefault="00B818CB" w:rsidP="0080369B">
            <w:pPr>
              <w:spacing w:after="0" w:line="259" w:lineRule="auto"/>
              <w:ind w:left="641" w:right="0" w:firstLine="0"/>
              <w:rPr>
                <w:rFonts w:ascii="Times New Roman" w:hAnsi="Times New Roman" w:cs="Times New Roman"/>
                <w:sz w:val="24"/>
                <w:szCs w:val="24"/>
              </w:rPr>
            </w:pPr>
            <w:r w:rsidRPr="00BE2142">
              <w:rPr>
                <w:rFonts w:ascii="Times New Roman" w:hAnsi="Times New Roman" w:cs="Times New Roman"/>
                <w:sz w:val="24"/>
                <w:szCs w:val="24"/>
              </w:rPr>
              <w:t xml:space="preserve">Contact Phone </w:t>
            </w:r>
          </w:p>
        </w:tc>
        <w:tc>
          <w:tcPr>
            <w:tcW w:w="6750" w:type="dxa"/>
            <w:tcBorders>
              <w:top w:val="single" w:sz="4" w:space="0" w:color="000000"/>
              <w:left w:val="single" w:sz="4" w:space="0" w:color="000000"/>
              <w:bottom w:val="single" w:sz="4" w:space="0" w:color="000000"/>
              <w:right w:val="single" w:sz="4" w:space="0" w:color="000000"/>
            </w:tcBorders>
          </w:tcPr>
          <w:p w14:paraId="3C8944FC"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+41 (0) 61 324 52 15 </w:t>
            </w:r>
          </w:p>
        </w:tc>
      </w:tr>
    </w:tbl>
    <w:p w14:paraId="1AF232B3" w14:textId="77777777" w:rsidR="00F93A98" w:rsidRPr="00BE2142" w:rsidRDefault="00B818CB" w:rsidP="0080369B">
      <w:pPr>
        <w:spacing w:after="22"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88FBF0A" w14:textId="77777777" w:rsidR="00F93A98" w:rsidRPr="00BE2142" w:rsidRDefault="00B818CB" w:rsidP="0080369B">
      <w:pPr>
        <w:numPr>
          <w:ilvl w:val="0"/>
          <w:numId w:val="15"/>
        </w:numPr>
        <w:spacing w:after="5" w:line="249" w:lineRule="auto"/>
        <w:ind w:right="6" w:hanging="708"/>
        <w:rPr>
          <w:rFonts w:ascii="Times New Roman" w:hAnsi="Times New Roman" w:cs="Times New Roman"/>
          <w:sz w:val="24"/>
          <w:szCs w:val="24"/>
        </w:rPr>
      </w:pPr>
      <w:r w:rsidRPr="00BE2142">
        <w:rPr>
          <w:rFonts w:ascii="Times New Roman" w:hAnsi="Times New Roman" w:cs="Times New Roman"/>
          <w:sz w:val="24"/>
          <w:szCs w:val="24"/>
        </w:rPr>
        <w:t xml:space="preserve">Where Company response to Section 1, Agreement to term 1 is “No”, then Company shall submit to Novartis a single Novartis Data Collection file of EFPIA TOVs only for Company referenced above and no other legal entity.  </w:t>
      </w:r>
    </w:p>
    <w:p w14:paraId="1DA0BD73" w14:textId="77777777" w:rsidR="00F93A98" w:rsidRPr="00BE2142" w:rsidRDefault="00B818CB" w:rsidP="0080369B">
      <w:pPr>
        <w:numPr>
          <w:ilvl w:val="0"/>
          <w:numId w:val="15"/>
        </w:numPr>
        <w:ind w:right="6" w:hanging="708"/>
        <w:rPr>
          <w:rFonts w:ascii="Times New Roman" w:hAnsi="Times New Roman" w:cs="Times New Roman"/>
          <w:sz w:val="24"/>
          <w:szCs w:val="24"/>
        </w:rPr>
      </w:pPr>
      <w:r w:rsidRPr="00BE2142">
        <w:rPr>
          <w:rFonts w:ascii="Times New Roman" w:hAnsi="Times New Roman" w:cs="Times New Roman"/>
          <w:sz w:val="24"/>
          <w:szCs w:val="24"/>
        </w:rPr>
        <w:t xml:space="preserve">Company shall submit to Novartis a single file of calendar quarterly data on a quarterly basis, no more than thirty (30) days after closing of the quarter.  </w:t>
      </w:r>
    </w:p>
    <w:p w14:paraId="3A909DF3" w14:textId="77777777" w:rsidR="00F93A98" w:rsidRPr="00BE2142" w:rsidRDefault="00B818CB" w:rsidP="0080369B">
      <w:pPr>
        <w:numPr>
          <w:ilvl w:val="0"/>
          <w:numId w:val="15"/>
        </w:numPr>
        <w:ind w:right="6" w:hanging="708"/>
        <w:rPr>
          <w:rFonts w:ascii="Times New Roman" w:hAnsi="Times New Roman" w:cs="Times New Roman"/>
          <w:sz w:val="24"/>
          <w:szCs w:val="24"/>
        </w:rPr>
      </w:pPr>
      <w:r w:rsidRPr="00BE2142">
        <w:rPr>
          <w:rFonts w:ascii="Times New Roman" w:hAnsi="Times New Roman" w:cs="Times New Roman"/>
          <w:sz w:val="24"/>
          <w:szCs w:val="24"/>
        </w:rPr>
        <w:t xml:space="preserve">Company shall define a single point of contact to exchange EFPIA information and data with the Novartis Headquarter Transparency Team (HQTT): </w:t>
      </w:r>
    </w:p>
    <w:tbl>
      <w:tblPr>
        <w:tblStyle w:val="TableGrid"/>
        <w:tblW w:w="9074" w:type="dxa"/>
        <w:tblInd w:w="581" w:type="dxa"/>
        <w:tblCellMar>
          <w:top w:w="11" w:type="dxa"/>
          <w:left w:w="161" w:type="dxa"/>
          <w:right w:w="47" w:type="dxa"/>
        </w:tblCellMar>
        <w:tblLook w:val="04A0" w:firstRow="1" w:lastRow="0" w:firstColumn="1" w:lastColumn="0" w:noHBand="0" w:noVBand="1"/>
      </w:tblPr>
      <w:tblGrid>
        <w:gridCol w:w="2324"/>
        <w:gridCol w:w="6750"/>
      </w:tblGrid>
      <w:tr w:rsidR="00F93A98" w:rsidRPr="00BE2142" w14:paraId="762DCC47" w14:textId="77777777">
        <w:trPr>
          <w:trHeight w:val="262"/>
        </w:trPr>
        <w:tc>
          <w:tcPr>
            <w:tcW w:w="2324" w:type="dxa"/>
            <w:tcBorders>
              <w:top w:val="single" w:sz="4" w:space="0" w:color="000000"/>
              <w:left w:val="single" w:sz="4" w:space="0" w:color="000000"/>
              <w:bottom w:val="single" w:sz="4" w:space="0" w:color="000000"/>
              <w:right w:val="single" w:sz="4" w:space="0" w:color="000000"/>
            </w:tcBorders>
          </w:tcPr>
          <w:p w14:paraId="59083D75" w14:textId="77777777" w:rsidR="00F93A98" w:rsidRPr="00BE2142" w:rsidRDefault="00B818CB" w:rsidP="0080369B">
            <w:pPr>
              <w:spacing w:after="0" w:line="259" w:lineRule="auto"/>
              <w:ind w:right="62" w:firstLine="0"/>
              <w:rPr>
                <w:rFonts w:ascii="Times New Roman" w:hAnsi="Times New Roman" w:cs="Times New Roman"/>
                <w:sz w:val="24"/>
                <w:szCs w:val="24"/>
              </w:rPr>
            </w:pPr>
            <w:r w:rsidRPr="00BE2142">
              <w:rPr>
                <w:rFonts w:ascii="Times New Roman" w:hAnsi="Times New Roman" w:cs="Times New Roman"/>
                <w:sz w:val="24"/>
                <w:szCs w:val="24"/>
              </w:rPr>
              <w:t xml:space="preserve">Contact Name </w:t>
            </w:r>
          </w:p>
        </w:tc>
        <w:tc>
          <w:tcPr>
            <w:tcW w:w="6750" w:type="dxa"/>
            <w:tcBorders>
              <w:top w:val="single" w:sz="4" w:space="0" w:color="000000"/>
              <w:left w:val="single" w:sz="4" w:space="0" w:color="000000"/>
              <w:bottom w:val="single" w:sz="4" w:space="0" w:color="000000"/>
              <w:right w:val="single" w:sz="4" w:space="0" w:color="000000"/>
            </w:tcBorders>
          </w:tcPr>
          <w:p w14:paraId="2C2A849A" w14:textId="77777777" w:rsidR="00F93A98" w:rsidRPr="00BE2142" w:rsidRDefault="00B818CB" w:rsidP="0080369B">
            <w:pPr>
              <w:spacing w:after="0" w:line="259" w:lineRule="auto"/>
              <w:ind w:left="66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4F97A234" w14:textId="77777777">
        <w:trPr>
          <w:trHeight w:val="516"/>
        </w:trPr>
        <w:tc>
          <w:tcPr>
            <w:tcW w:w="2324" w:type="dxa"/>
            <w:tcBorders>
              <w:top w:val="single" w:sz="4" w:space="0" w:color="000000"/>
              <w:left w:val="single" w:sz="4" w:space="0" w:color="000000"/>
              <w:bottom w:val="single" w:sz="4" w:space="0" w:color="000000"/>
              <w:right w:val="single" w:sz="4" w:space="0" w:color="000000"/>
            </w:tcBorders>
          </w:tcPr>
          <w:p w14:paraId="5602B2CF" w14:textId="77777777" w:rsidR="00F93A98" w:rsidRPr="00BE2142" w:rsidRDefault="00B818CB" w:rsidP="0080369B">
            <w:pPr>
              <w:spacing w:after="0" w:line="259" w:lineRule="auto"/>
              <w:ind w:left="660" w:right="0" w:firstLine="0"/>
              <w:rPr>
                <w:rFonts w:ascii="Times New Roman" w:hAnsi="Times New Roman" w:cs="Times New Roman"/>
                <w:sz w:val="24"/>
                <w:szCs w:val="24"/>
              </w:rPr>
            </w:pPr>
            <w:r w:rsidRPr="00BE2142">
              <w:rPr>
                <w:rFonts w:ascii="Times New Roman" w:hAnsi="Times New Roman" w:cs="Times New Roman"/>
                <w:sz w:val="24"/>
                <w:szCs w:val="24"/>
              </w:rPr>
              <w:t xml:space="preserve">Contact Phone </w:t>
            </w:r>
          </w:p>
        </w:tc>
        <w:tc>
          <w:tcPr>
            <w:tcW w:w="6750" w:type="dxa"/>
            <w:tcBorders>
              <w:top w:val="single" w:sz="4" w:space="0" w:color="000000"/>
              <w:left w:val="single" w:sz="4" w:space="0" w:color="000000"/>
              <w:bottom w:val="single" w:sz="4" w:space="0" w:color="000000"/>
              <w:right w:val="single" w:sz="4" w:space="0" w:color="000000"/>
            </w:tcBorders>
          </w:tcPr>
          <w:p w14:paraId="40928225" w14:textId="77777777" w:rsidR="00F93A98" w:rsidRPr="00BE2142" w:rsidRDefault="00B818CB" w:rsidP="0080369B">
            <w:pPr>
              <w:spacing w:after="0" w:line="259" w:lineRule="auto"/>
              <w:ind w:left="66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018BCFEB" w14:textId="77777777">
        <w:trPr>
          <w:trHeight w:val="264"/>
        </w:trPr>
        <w:tc>
          <w:tcPr>
            <w:tcW w:w="2324" w:type="dxa"/>
            <w:tcBorders>
              <w:top w:val="single" w:sz="4" w:space="0" w:color="000000"/>
              <w:left w:val="single" w:sz="4" w:space="0" w:color="000000"/>
              <w:bottom w:val="single" w:sz="4" w:space="0" w:color="000000"/>
              <w:right w:val="single" w:sz="4" w:space="0" w:color="000000"/>
            </w:tcBorders>
          </w:tcPr>
          <w:p w14:paraId="073679CA" w14:textId="77777777" w:rsidR="00F93A98" w:rsidRPr="00BE2142" w:rsidRDefault="00B818CB" w:rsidP="0080369B">
            <w:pPr>
              <w:spacing w:after="0" w:line="259" w:lineRule="auto"/>
              <w:ind w:right="109" w:firstLine="0"/>
              <w:rPr>
                <w:rFonts w:ascii="Times New Roman" w:hAnsi="Times New Roman" w:cs="Times New Roman"/>
                <w:sz w:val="24"/>
                <w:szCs w:val="24"/>
              </w:rPr>
            </w:pPr>
            <w:r w:rsidRPr="00BE2142">
              <w:rPr>
                <w:rFonts w:ascii="Times New Roman" w:hAnsi="Times New Roman" w:cs="Times New Roman"/>
                <w:sz w:val="24"/>
                <w:szCs w:val="24"/>
              </w:rPr>
              <w:t xml:space="preserve">Contact </w:t>
            </w:r>
            <w:proofErr w:type="spellStart"/>
            <w:r w:rsidRPr="00BE2142">
              <w:rPr>
                <w:rFonts w:ascii="Times New Roman" w:hAnsi="Times New Roman" w:cs="Times New Roman"/>
                <w:sz w:val="24"/>
                <w:szCs w:val="24"/>
              </w:rPr>
              <w:t>eMail</w:t>
            </w:r>
            <w:proofErr w:type="spellEnd"/>
            <w:r w:rsidRPr="00BE2142">
              <w:rPr>
                <w:rFonts w:ascii="Times New Roman" w:hAnsi="Times New Roman" w:cs="Times New Roman"/>
                <w:sz w:val="24"/>
                <w:szCs w:val="24"/>
              </w:rPr>
              <w:t xml:space="preserve"> </w:t>
            </w:r>
          </w:p>
        </w:tc>
        <w:tc>
          <w:tcPr>
            <w:tcW w:w="6750" w:type="dxa"/>
            <w:tcBorders>
              <w:top w:val="single" w:sz="4" w:space="0" w:color="000000"/>
              <w:left w:val="single" w:sz="4" w:space="0" w:color="000000"/>
              <w:bottom w:val="single" w:sz="4" w:space="0" w:color="000000"/>
              <w:right w:val="single" w:sz="4" w:space="0" w:color="000000"/>
            </w:tcBorders>
          </w:tcPr>
          <w:p w14:paraId="4FEAE624" w14:textId="77777777" w:rsidR="00F93A98" w:rsidRPr="00BE2142" w:rsidRDefault="00B818CB" w:rsidP="0080369B">
            <w:pPr>
              <w:spacing w:after="0" w:line="259" w:lineRule="auto"/>
              <w:ind w:left="66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48A85A58" w14:textId="77777777">
        <w:trPr>
          <w:trHeight w:val="768"/>
        </w:trPr>
        <w:tc>
          <w:tcPr>
            <w:tcW w:w="2324" w:type="dxa"/>
            <w:tcBorders>
              <w:top w:val="single" w:sz="4" w:space="0" w:color="000000"/>
              <w:left w:val="single" w:sz="4" w:space="0" w:color="000000"/>
              <w:bottom w:val="single" w:sz="4" w:space="0" w:color="000000"/>
              <w:right w:val="single" w:sz="4" w:space="0" w:color="000000"/>
            </w:tcBorders>
          </w:tcPr>
          <w:p w14:paraId="6BB41FD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Entity Name   </w:t>
            </w:r>
          </w:p>
          <w:p w14:paraId="78377C03"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(if different to MSA entity) </w:t>
            </w:r>
          </w:p>
        </w:tc>
        <w:tc>
          <w:tcPr>
            <w:tcW w:w="6750" w:type="dxa"/>
            <w:tcBorders>
              <w:top w:val="single" w:sz="4" w:space="0" w:color="000000"/>
              <w:left w:val="single" w:sz="4" w:space="0" w:color="000000"/>
              <w:bottom w:val="single" w:sz="4" w:space="0" w:color="000000"/>
              <w:right w:val="single" w:sz="4" w:space="0" w:color="000000"/>
            </w:tcBorders>
          </w:tcPr>
          <w:p w14:paraId="039D67EB" w14:textId="77777777" w:rsidR="00F93A98" w:rsidRPr="00BE2142" w:rsidRDefault="00B818CB" w:rsidP="0080369B">
            <w:pPr>
              <w:spacing w:after="0" w:line="259" w:lineRule="auto"/>
              <w:ind w:left="660"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r w:rsidR="00F93A98" w:rsidRPr="00BE2142" w14:paraId="39A20DDE" w14:textId="77777777">
        <w:trPr>
          <w:trHeight w:val="771"/>
        </w:trPr>
        <w:tc>
          <w:tcPr>
            <w:tcW w:w="2324" w:type="dxa"/>
            <w:tcBorders>
              <w:top w:val="single" w:sz="4" w:space="0" w:color="000000"/>
              <w:left w:val="single" w:sz="4" w:space="0" w:color="000000"/>
              <w:bottom w:val="single" w:sz="4" w:space="0" w:color="000000"/>
              <w:right w:val="single" w:sz="4" w:space="0" w:color="000000"/>
            </w:tcBorders>
          </w:tcPr>
          <w:p w14:paraId="7D9EAFB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Address  </w:t>
            </w:r>
          </w:p>
          <w:p w14:paraId="4BC8FAB1"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(if different to MSA entity) </w:t>
            </w:r>
          </w:p>
        </w:tc>
        <w:tc>
          <w:tcPr>
            <w:tcW w:w="6750" w:type="dxa"/>
            <w:tcBorders>
              <w:top w:val="single" w:sz="4" w:space="0" w:color="000000"/>
              <w:left w:val="single" w:sz="4" w:space="0" w:color="000000"/>
              <w:bottom w:val="single" w:sz="4" w:space="0" w:color="000000"/>
              <w:right w:val="single" w:sz="4" w:space="0" w:color="000000"/>
            </w:tcBorders>
          </w:tcPr>
          <w:p w14:paraId="78463D14"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tc>
      </w:tr>
    </w:tbl>
    <w:p w14:paraId="18FAE32E" w14:textId="77777777" w:rsidR="00F93A98" w:rsidRPr="00BE2142" w:rsidRDefault="00B818CB" w:rsidP="0080369B">
      <w:pPr>
        <w:spacing w:after="0" w:line="259" w:lineRule="auto"/>
        <w:ind w:left="576"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6BEA13E8" w14:textId="77777777" w:rsidR="00F93A98" w:rsidRPr="00BE2142" w:rsidRDefault="00B818CB" w:rsidP="0080369B">
      <w:pPr>
        <w:numPr>
          <w:ilvl w:val="0"/>
          <w:numId w:val="15"/>
        </w:numPr>
        <w:spacing w:after="5" w:line="249" w:lineRule="auto"/>
        <w:ind w:right="6" w:hanging="708"/>
        <w:rPr>
          <w:rFonts w:ascii="Times New Roman" w:hAnsi="Times New Roman" w:cs="Times New Roman"/>
          <w:sz w:val="24"/>
          <w:szCs w:val="24"/>
        </w:rPr>
      </w:pPr>
      <w:r w:rsidRPr="00BE2142">
        <w:rPr>
          <w:rFonts w:ascii="Times New Roman" w:hAnsi="Times New Roman" w:cs="Times New Roman"/>
          <w:sz w:val="24"/>
          <w:szCs w:val="24"/>
        </w:rPr>
        <w:t xml:space="preserve">Company understands how to complete and will provide data using the attached Novartis Data Collection Template, in accordance with the EFPIA code and instruction from Novartis. </w:t>
      </w:r>
    </w:p>
    <w:p w14:paraId="0E0A8DF7" w14:textId="77777777" w:rsidR="00F93A98" w:rsidRPr="00BE2142" w:rsidRDefault="00B818CB" w:rsidP="0080369B">
      <w:pPr>
        <w:numPr>
          <w:ilvl w:val="0"/>
          <w:numId w:val="15"/>
        </w:numPr>
        <w:ind w:right="6" w:hanging="708"/>
        <w:rPr>
          <w:rFonts w:ascii="Times New Roman" w:hAnsi="Times New Roman" w:cs="Times New Roman"/>
          <w:sz w:val="24"/>
          <w:szCs w:val="24"/>
        </w:rPr>
      </w:pPr>
      <w:r w:rsidRPr="00BE2142">
        <w:rPr>
          <w:rFonts w:ascii="Times New Roman" w:hAnsi="Times New Roman" w:cs="Times New Roman"/>
          <w:sz w:val="24"/>
          <w:szCs w:val="24"/>
        </w:rPr>
        <w:t xml:space="preserve">Company shall exchange EFPIA information and data with the Novartis Headquarter Transparency Team (HQTT). </w:t>
      </w:r>
    </w:p>
    <w:tbl>
      <w:tblPr>
        <w:tblStyle w:val="TableGrid"/>
        <w:tblW w:w="9074" w:type="dxa"/>
        <w:tblInd w:w="581" w:type="dxa"/>
        <w:tblCellMar>
          <w:top w:w="14" w:type="dxa"/>
          <w:left w:w="180" w:type="dxa"/>
          <w:right w:w="97" w:type="dxa"/>
        </w:tblCellMar>
        <w:tblLook w:val="04A0" w:firstRow="1" w:lastRow="0" w:firstColumn="1" w:lastColumn="0" w:noHBand="0" w:noVBand="1"/>
      </w:tblPr>
      <w:tblGrid>
        <w:gridCol w:w="2324"/>
        <w:gridCol w:w="6750"/>
      </w:tblGrid>
      <w:tr w:rsidR="00F93A98" w:rsidRPr="00BE2142" w14:paraId="74626F05" w14:textId="77777777">
        <w:trPr>
          <w:trHeight w:val="264"/>
        </w:trPr>
        <w:tc>
          <w:tcPr>
            <w:tcW w:w="2324" w:type="dxa"/>
            <w:tcBorders>
              <w:top w:val="single" w:sz="4" w:space="0" w:color="000000"/>
              <w:left w:val="single" w:sz="4" w:space="0" w:color="000000"/>
              <w:bottom w:val="single" w:sz="4" w:space="0" w:color="000000"/>
              <w:right w:val="single" w:sz="4" w:space="0" w:color="000000"/>
            </w:tcBorders>
          </w:tcPr>
          <w:p w14:paraId="45F4F8BF" w14:textId="77777777" w:rsidR="00F93A98" w:rsidRPr="00BE2142" w:rsidRDefault="00B818CB" w:rsidP="0080369B">
            <w:pPr>
              <w:spacing w:after="0" w:line="259" w:lineRule="auto"/>
              <w:ind w:right="59" w:firstLine="0"/>
              <w:rPr>
                <w:rFonts w:ascii="Times New Roman" w:hAnsi="Times New Roman" w:cs="Times New Roman"/>
                <w:sz w:val="24"/>
                <w:szCs w:val="24"/>
              </w:rPr>
            </w:pPr>
            <w:r w:rsidRPr="00BE2142">
              <w:rPr>
                <w:rFonts w:ascii="Times New Roman" w:hAnsi="Times New Roman" w:cs="Times New Roman"/>
                <w:sz w:val="24"/>
                <w:szCs w:val="24"/>
              </w:rPr>
              <w:t xml:space="preserve">Contact </w:t>
            </w:r>
            <w:proofErr w:type="spellStart"/>
            <w:r w:rsidRPr="00BE2142">
              <w:rPr>
                <w:rFonts w:ascii="Times New Roman" w:hAnsi="Times New Roman" w:cs="Times New Roman"/>
                <w:sz w:val="24"/>
                <w:szCs w:val="24"/>
              </w:rPr>
              <w:t>eMail</w:t>
            </w:r>
            <w:proofErr w:type="spellEnd"/>
            <w:r w:rsidRPr="00BE2142">
              <w:rPr>
                <w:rFonts w:ascii="Times New Roman" w:hAnsi="Times New Roman" w:cs="Times New Roman"/>
                <w:sz w:val="24"/>
                <w:szCs w:val="24"/>
              </w:rPr>
              <w:t xml:space="preserve"> </w:t>
            </w:r>
          </w:p>
        </w:tc>
        <w:tc>
          <w:tcPr>
            <w:tcW w:w="6750" w:type="dxa"/>
            <w:tcBorders>
              <w:top w:val="single" w:sz="4" w:space="0" w:color="000000"/>
              <w:left w:val="single" w:sz="4" w:space="0" w:color="000000"/>
              <w:bottom w:val="single" w:sz="4" w:space="0" w:color="000000"/>
              <w:right w:val="single" w:sz="4" w:space="0" w:color="000000"/>
            </w:tcBorders>
          </w:tcPr>
          <w:p w14:paraId="61F7A42E"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hq.transparency@novartis.com </w:t>
            </w:r>
          </w:p>
        </w:tc>
      </w:tr>
    </w:tbl>
    <w:p w14:paraId="7F4A0BB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56B1A52F"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p w14:paraId="781ACD38" w14:textId="77777777" w:rsidR="00F93A98" w:rsidRPr="00BE2142" w:rsidRDefault="00B818CB" w:rsidP="0080369B">
      <w:pPr>
        <w:spacing w:after="0" w:line="259" w:lineRule="auto"/>
        <w:ind w:right="0" w:firstLine="0"/>
        <w:rPr>
          <w:rFonts w:ascii="Times New Roman" w:hAnsi="Times New Roman" w:cs="Times New Roman"/>
          <w:sz w:val="24"/>
          <w:szCs w:val="24"/>
        </w:rPr>
      </w:pPr>
      <w:r w:rsidRPr="00BE2142">
        <w:rPr>
          <w:rFonts w:ascii="Times New Roman" w:hAnsi="Times New Roman" w:cs="Times New Roman"/>
          <w:sz w:val="24"/>
          <w:szCs w:val="24"/>
        </w:rPr>
        <w:t xml:space="preserve"> </w:t>
      </w:r>
    </w:p>
    <w:sectPr w:rsidR="00F93A98" w:rsidRPr="00BE2142">
      <w:headerReference w:type="even" r:id="rId19"/>
      <w:headerReference w:type="default" r:id="rId20"/>
      <w:footerReference w:type="even" r:id="rId21"/>
      <w:footerReference w:type="default" r:id="rId22"/>
      <w:headerReference w:type="first" r:id="rId23"/>
      <w:footerReference w:type="first" r:id="rId24"/>
      <w:pgSz w:w="12240" w:h="15840"/>
      <w:pgMar w:top="1447" w:right="1425" w:bottom="1385" w:left="1361" w:header="720" w:footer="71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Kiran Bhutada" w:date="2023-08-28T17:08:00Z" w:initials="KB">
    <w:p w14:paraId="28BCBA7E" w14:textId="57200DA7" w:rsidR="007C20E6" w:rsidRDefault="007C20E6">
      <w:pPr>
        <w:pStyle w:val="CommentText"/>
      </w:pPr>
      <w:r>
        <w:rPr>
          <w:rStyle w:val="CommentReference"/>
        </w:rPr>
        <w:annotationRef/>
      </w:r>
      <w:r>
        <w:t>Business to review and provide your comments</w:t>
      </w:r>
    </w:p>
    <w:p w14:paraId="6B4B4C1D" w14:textId="77777777" w:rsidR="007C20E6" w:rsidRDefault="007C20E6">
      <w:pPr>
        <w:pStyle w:val="CommentText"/>
      </w:pPr>
    </w:p>
  </w:comment>
  <w:comment w:id="8" w:author="Kiran Bhutada" w:date="2023-08-28T17:08:00Z" w:initials="KB">
    <w:p w14:paraId="42B3D44B" w14:textId="199724A1" w:rsidR="007C20E6" w:rsidRDefault="007C20E6">
      <w:pPr>
        <w:pStyle w:val="CommentText"/>
      </w:pPr>
      <w:r>
        <w:rPr>
          <w:rStyle w:val="CommentReference"/>
        </w:rPr>
        <w:annotationRef/>
      </w:r>
      <w:r>
        <w:t>Business to review and provide your comments</w:t>
      </w:r>
    </w:p>
  </w:comment>
  <w:comment w:id="12" w:author="Kiran Bhutada" w:date="2023-08-28T17:12:00Z" w:initials="KB">
    <w:p w14:paraId="07E4207C" w14:textId="77777777" w:rsidR="007C20E6" w:rsidRDefault="007C20E6">
      <w:pPr>
        <w:pStyle w:val="CommentText"/>
      </w:pPr>
      <w:r>
        <w:rPr>
          <w:rStyle w:val="CommentReference"/>
        </w:rPr>
        <w:annotationRef/>
      </w:r>
      <w:r w:rsidR="00BE7065">
        <w:t>Business and technical to review</w:t>
      </w:r>
    </w:p>
    <w:p w14:paraId="55BEE35A" w14:textId="77777777" w:rsidR="00BE7065" w:rsidRDefault="00BE7065">
      <w:pPr>
        <w:pStyle w:val="CommentText"/>
      </w:pPr>
    </w:p>
  </w:comment>
  <w:comment w:id="19" w:author="Hitesh Agarwal" w:date="2023-08-30T10:32:00Z" w:initials="HA">
    <w:p w14:paraId="7E7BCE3E" w14:textId="77777777" w:rsidR="00C04E35" w:rsidRDefault="00C04E35" w:rsidP="007C5FC6">
      <w:pPr>
        <w:pStyle w:val="CommentText"/>
        <w:ind w:firstLine="0"/>
        <w:jc w:val="left"/>
      </w:pPr>
      <w:r>
        <w:rPr>
          <w:rStyle w:val="CommentReference"/>
        </w:rPr>
        <w:annotationRef/>
      </w:r>
      <w:r>
        <w:t>After rounds of discussion during existing collaboration with Novartis, both parties have agreed for 90 days credit term. Let us keep same terms please.</w:t>
      </w:r>
    </w:p>
  </w:comment>
  <w:comment w:id="47" w:author="Hitesh Agarwal" w:date="2023-08-30T12:03:00Z" w:initials="HA">
    <w:p w14:paraId="6F1BF4DF" w14:textId="77777777" w:rsidR="00520A85" w:rsidRDefault="00EA5E2D" w:rsidP="00FC417A">
      <w:pPr>
        <w:pStyle w:val="CommentText"/>
        <w:ind w:firstLine="0"/>
        <w:jc w:val="left"/>
      </w:pPr>
      <w:r>
        <w:rPr>
          <w:rStyle w:val="CommentReference"/>
        </w:rPr>
        <w:annotationRef/>
      </w:r>
      <w:r w:rsidR="00520A85">
        <w:t>Since pricing mechanism agreed between parties is not based on "Cost + Profit" basis, Aurigene will be unable to agree to this clause.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4B4C1D" w15:done="0"/>
  <w15:commentEx w15:paraId="42B3D44B" w15:done="0"/>
  <w15:commentEx w15:paraId="55BEE35A" w15:done="0"/>
  <w15:commentEx w15:paraId="7E7BCE3E" w15:done="0"/>
  <w15:commentEx w15:paraId="6F1BF4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99947" w16cex:dateUtc="2023-08-30T05:02:00Z"/>
  <w16cex:commentExtensible w16cex:durableId="2899AE8A" w16cex:dateUtc="2023-08-30T0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4B4C1D" w16cid:durableId="28998F64"/>
  <w16cid:commentId w16cid:paraId="42B3D44B" w16cid:durableId="28998F65"/>
  <w16cid:commentId w16cid:paraId="55BEE35A" w16cid:durableId="28998F66"/>
  <w16cid:commentId w16cid:paraId="1724D747" w16cid:durableId="28998F67"/>
  <w16cid:commentId w16cid:paraId="7B6381A0" w16cid:durableId="28998F68"/>
  <w16cid:commentId w16cid:paraId="7E7BCE3E" w16cid:durableId="28999947"/>
  <w16cid:commentId w16cid:paraId="6F1BF4DF" w16cid:durableId="2899AE8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F7FCB9" w14:textId="77777777" w:rsidR="00C84B31" w:rsidRDefault="00C84B31">
      <w:pPr>
        <w:spacing w:after="0" w:line="240" w:lineRule="auto"/>
      </w:pPr>
      <w:r>
        <w:separator/>
      </w:r>
    </w:p>
  </w:endnote>
  <w:endnote w:type="continuationSeparator" w:id="0">
    <w:p w14:paraId="1C820D86" w14:textId="77777777" w:rsidR="00C84B31" w:rsidRDefault="00C84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82D29F" w14:textId="77777777" w:rsidR="00B818CB" w:rsidRDefault="00B818CB">
    <w:pPr>
      <w:tabs>
        <w:tab w:val="center" w:pos="324"/>
        <w:tab w:val="right" w:pos="9663"/>
      </w:tabs>
      <w:spacing w:after="0" w:line="259" w:lineRule="auto"/>
      <w:ind w:right="0" w:firstLine="0"/>
      <w:jc w:val="left"/>
    </w:pPr>
    <w:r>
      <w:rPr>
        <w:rFonts w:ascii="Calibri" w:eastAsia="Calibri" w:hAnsi="Calibri" w:cs="Calibri"/>
      </w:rPr>
      <w:tab/>
    </w:r>
    <w:r>
      <w:rPr>
        <w:sz w:val="31"/>
        <w:vertAlign w:val="subscript"/>
      </w:rPr>
      <w:t xml:space="preserve"> </w:t>
    </w:r>
    <w:r>
      <w:rPr>
        <w:sz w:val="31"/>
        <w:vertAlign w:val="subscript"/>
      </w:rPr>
      <w:tab/>
    </w:r>
    <w:r>
      <w:rPr>
        <w:sz w:val="20"/>
      </w:rPr>
      <w:t xml:space="preserve">Page </w:t>
    </w:r>
    <w:r>
      <w:fldChar w:fldCharType="begin"/>
    </w:r>
    <w:r>
      <w:instrText xml:space="preserve"> PAGE   \* MERGEFORMAT </w:instrText>
    </w:r>
    <w:r>
      <w:fldChar w:fldCharType="separate"/>
    </w:r>
    <w:r>
      <w:rPr>
        <w:b/>
        <w:sz w:val="20"/>
      </w:rPr>
      <w:t>10</w:t>
    </w:r>
    <w:r>
      <w:rPr>
        <w:b/>
        <w:sz w:val="20"/>
      </w:rPr>
      <w:fldChar w:fldCharType="end"/>
    </w:r>
    <w:r>
      <w:rPr>
        <w:sz w:val="20"/>
      </w:rPr>
      <w:t xml:space="preserve"> of </w:t>
    </w:r>
    <w:fldSimple w:instr=" NUMPAGES   \* MERGEFORMAT ">
      <w:r>
        <w:rPr>
          <w:b/>
          <w:sz w:val="20"/>
        </w:rPr>
        <w:t>41</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F9A69" w14:textId="30FF24B1" w:rsidR="00B818CB" w:rsidRDefault="00B818CB">
    <w:pPr>
      <w:tabs>
        <w:tab w:val="center" w:pos="324"/>
        <w:tab w:val="right" w:pos="9663"/>
      </w:tabs>
      <w:spacing w:after="0" w:line="259" w:lineRule="auto"/>
      <w:ind w:right="0" w:firstLine="0"/>
      <w:jc w:val="left"/>
    </w:pPr>
    <w:r>
      <w:rPr>
        <w:rFonts w:ascii="Calibri" w:eastAsia="Calibri" w:hAnsi="Calibri" w:cs="Calibri"/>
      </w:rPr>
      <w:tab/>
    </w:r>
    <w:r>
      <w:rPr>
        <w:sz w:val="31"/>
        <w:vertAlign w:val="subscript"/>
      </w:rPr>
      <w:t xml:space="preserve"> </w:t>
    </w:r>
    <w:r>
      <w:rPr>
        <w:sz w:val="31"/>
        <w:vertAlign w:val="subscript"/>
      </w:rPr>
      <w:tab/>
    </w:r>
    <w:r>
      <w:rPr>
        <w:sz w:val="20"/>
      </w:rPr>
      <w:t xml:space="preserve">Page </w:t>
    </w:r>
    <w:r>
      <w:fldChar w:fldCharType="begin"/>
    </w:r>
    <w:r>
      <w:instrText xml:space="preserve"> PAGE   \* MERGEFORMAT </w:instrText>
    </w:r>
    <w:r>
      <w:fldChar w:fldCharType="separate"/>
    </w:r>
    <w:r w:rsidR="00BE2142" w:rsidRPr="00BE2142">
      <w:rPr>
        <w:b/>
        <w:noProof/>
        <w:sz w:val="20"/>
      </w:rPr>
      <w:t>28</w:t>
    </w:r>
    <w:r>
      <w:rPr>
        <w:b/>
        <w:sz w:val="20"/>
      </w:rPr>
      <w:fldChar w:fldCharType="end"/>
    </w:r>
    <w:r>
      <w:rPr>
        <w:sz w:val="20"/>
      </w:rPr>
      <w:t xml:space="preserve"> of </w:t>
    </w:r>
    <w:fldSimple w:instr=" NUMPAGES   \* MERGEFORMAT ">
      <w:r w:rsidR="00BE2142" w:rsidRPr="00BE2142">
        <w:rPr>
          <w:b/>
          <w:noProof/>
          <w:sz w:val="20"/>
        </w:rPr>
        <w:t>47</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DCE85" w14:textId="77777777" w:rsidR="00B818CB" w:rsidRDefault="00B818CB">
    <w:pPr>
      <w:tabs>
        <w:tab w:val="center" w:pos="324"/>
        <w:tab w:val="right" w:pos="9663"/>
      </w:tabs>
      <w:spacing w:after="0" w:line="259" w:lineRule="auto"/>
      <w:ind w:right="0" w:firstLine="0"/>
      <w:jc w:val="left"/>
    </w:pPr>
    <w:r>
      <w:rPr>
        <w:rFonts w:ascii="Calibri" w:eastAsia="Calibri" w:hAnsi="Calibri" w:cs="Calibri"/>
      </w:rPr>
      <w:tab/>
    </w:r>
    <w:r>
      <w:rPr>
        <w:sz w:val="31"/>
        <w:vertAlign w:val="subscript"/>
      </w:rPr>
      <w:t xml:space="preserve"> </w:t>
    </w:r>
    <w:r>
      <w:rPr>
        <w:sz w:val="31"/>
        <w:vertAlign w:val="subscript"/>
      </w:rPr>
      <w:tab/>
    </w:r>
    <w:r>
      <w:rPr>
        <w:sz w:val="20"/>
      </w:rPr>
      <w:t xml:space="preserve">Page </w:t>
    </w:r>
    <w:r>
      <w:fldChar w:fldCharType="begin"/>
    </w:r>
    <w:r>
      <w:instrText xml:space="preserve"> PAGE   \* MERGEFORMAT </w:instrText>
    </w:r>
    <w:r>
      <w:fldChar w:fldCharType="separate"/>
    </w:r>
    <w:r>
      <w:rPr>
        <w:b/>
        <w:sz w:val="20"/>
      </w:rPr>
      <w:t>10</w:t>
    </w:r>
    <w:r>
      <w:rPr>
        <w:b/>
        <w:sz w:val="20"/>
      </w:rPr>
      <w:fldChar w:fldCharType="end"/>
    </w:r>
    <w:r>
      <w:rPr>
        <w:sz w:val="20"/>
      </w:rPr>
      <w:t xml:space="preserve"> of </w:t>
    </w:r>
    <w:fldSimple w:instr=" NUMPAGES   \* MERGEFORMAT ">
      <w:r>
        <w:rPr>
          <w:b/>
          <w:sz w:val="20"/>
        </w:rPr>
        <w:t>41</w:t>
      </w:r>
    </w:fldSimple>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A3DC5" w14:textId="77777777" w:rsidR="00B818CB" w:rsidRDefault="00B818CB">
    <w:pPr>
      <w:spacing w:after="0" w:line="259" w:lineRule="auto"/>
      <w:ind w:right="-69" w:firstLine="0"/>
      <w:jc w:val="right"/>
    </w:pPr>
    <w:r>
      <w:t xml:space="preserve">Page </w:t>
    </w:r>
    <w:r>
      <w:fldChar w:fldCharType="begin"/>
    </w:r>
    <w:r>
      <w:instrText xml:space="preserve"> PAGE   \* MERGEFORMAT </w:instrText>
    </w:r>
    <w:r>
      <w:fldChar w:fldCharType="separate"/>
    </w:r>
    <w:r>
      <w:rPr>
        <w:b/>
      </w:rPr>
      <w:t>39</w:t>
    </w:r>
    <w:r>
      <w:rPr>
        <w:b/>
      </w:rPr>
      <w:fldChar w:fldCharType="end"/>
    </w:r>
    <w:r>
      <w:t xml:space="preserve"> of </w:t>
    </w:r>
    <w:fldSimple w:instr=" NUMPAGES   \* MERGEFORMAT ">
      <w:r>
        <w:rPr>
          <w:b/>
        </w:rPr>
        <w:t>41</w:t>
      </w:r>
    </w:fldSimple>
    <w:r>
      <w:t xml:space="preserve"> </w:t>
    </w:r>
  </w:p>
  <w:p w14:paraId="62A0949E" w14:textId="77777777" w:rsidR="00B818CB" w:rsidRDefault="00B818CB">
    <w:pPr>
      <w:spacing w:after="0" w:line="259" w:lineRule="auto"/>
      <w:ind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79A73" w14:textId="6AFBED40" w:rsidR="00B818CB" w:rsidRDefault="00B818CB">
    <w:pPr>
      <w:spacing w:after="0" w:line="259" w:lineRule="auto"/>
      <w:ind w:right="-69" w:firstLine="0"/>
      <w:jc w:val="right"/>
    </w:pPr>
    <w:r>
      <w:t xml:space="preserve">Page </w:t>
    </w:r>
    <w:r>
      <w:fldChar w:fldCharType="begin"/>
    </w:r>
    <w:r>
      <w:instrText xml:space="preserve"> PAGE   \* MERGEFORMAT </w:instrText>
    </w:r>
    <w:r>
      <w:fldChar w:fldCharType="separate"/>
    </w:r>
    <w:r w:rsidR="00BE2142" w:rsidRPr="00BE2142">
      <w:rPr>
        <w:b/>
        <w:noProof/>
      </w:rPr>
      <w:t>47</w:t>
    </w:r>
    <w:r>
      <w:rPr>
        <w:b/>
      </w:rPr>
      <w:fldChar w:fldCharType="end"/>
    </w:r>
    <w:r>
      <w:t xml:space="preserve"> of </w:t>
    </w:r>
    <w:fldSimple w:instr=" NUMPAGES   \* MERGEFORMAT ">
      <w:r w:rsidR="00BE2142" w:rsidRPr="00BE2142">
        <w:rPr>
          <w:b/>
          <w:noProof/>
        </w:rPr>
        <w:t>47</w:t>
      </w:r>
    </w:fldSimple>
    <w:r>
      <w:t xml:space="preserve"> </w:t>
    </w:r>
  </w:p>
  <w:p w14:paraId="71BD0A76" w14:textId="77777777" w:rsidR="00B818CB" w:rsidRDefault="00B818CB">
    <w:pPr>
      <w:spacing w:after="0" w:line="259" w:lineRule="auto"/>
      <w:ind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AF096" w14:textId="77777777" w:rsidR="00B818CB" w:rsidRDefault="00B818CB">
    <w:pPr>
      <w:spacing w:after="0" w:line="259" w:lineRule="auto"/>
      <w:ind w:right="-69" w:firstLine="0"/>
      <w:jc w:val="right"/>
    </w:pPr>
    <w:r>
      <w:t xml:space="preserve">Page </w:t>
    </w:r>
    <w:r>
      <w:fldChar w:fldCharType="begin"/>
    </w:r>
    <w:r>
      <w:instrText xml:space="preserve"> PAGE   \* MERGEFORMAT </w:instrText>
    </w:r>
    <w:r>
      <w:fldChar w:fldCharType="separate"/>
    </w:r>
    <w:r>
      <w:rPr>
        <w:b/>
      </w:rPr>
      <w:t>39</w:t>
    </w:r>
    <w:r>
      <w:rPr>
        <w:b/>
      </w:rPr>
      <w:fldChar w:fldCharType="end"/>
    </w:r>
    <w:r>
      <w:t xml:space="preserve"> of </w:t>
    </w:r>
    <w:fldSimple w:instr=" NUMPAGES   \* MERGEFORMAT ">
      <w:r>
        <w:rPr>
          <w:b/>
        </w:rPr>
        <w:t>41</w:t>
      </w:r>
    </w:fldSimple>
    <w:r>
      <w:t xml:space="preserve"> </w:t>
    </w:r>
  </w:p>
  <w:p w14:paraId="73CC629C" w14:textId="77777777" w:rsidR="00B818CB" w:rsidRDefault="00B818CB">
    <w:pPr>
      <w:spacing w:after="0" w:line="259" w:lineRule="auto"/>
      <w:ind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A4AA1E" w14:textId="77777777" w:rsidR="00C84B31" w:rsidRDefault="00C84B31">
      <w:pPr>
        <w:spacing w:after="0" w:line="240" w:lineRule="auto"/>
      </w:pPr>
      <w:r>
        <w:separator/>
      </w:r>
    </w:p>
  </w:footnote>
  <w:footnote w:type="continuationSeparator" w:id="0">
    <w:p w14:paraId="4D9F5E5A" w14:textId="77777777" w:rsidR="00C84B31" w:rsidRDefault="00C84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EEE9E" w14:textId="77777777" w:rsidR="00B818CB" w:rsidRDefault="00B818CB">
    <w:pPr>
      <w:spacing w:after="0" w:line="231" w:lineRule="auto"/>
      <w:ind w:left="324" w:right="7022" w:firstLine="0"/>
      <w:jc w:val="left"/>
    </w:pPr>
    <w:r>
      <w:rPr>
        <w:rFonts w:ascii="Times New Roman" w:eastAsia="Times New Roman" w:hAnsi="Times New Roman" w:cs="Times New Roman"/>
        <w:sz w:val="18"/>
      </w:rPr>
      <w:t xml:space="preserve">NIBR CH MSA – 18 July 2022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2380A" w14:textId="77777777" w:rsidR="00B818CB" w:rsidRDefault="00B818CB">
    <w:pPr>
      <w:spacing w:after="0" w:line="231" w:lineRule="auto"/>
      <w:ind w:left="324" w:right="7022" w:firstLine="0"/>
      <w:jc w:val="left"/>
    </w:pPr>
    <w:r>
      <w:rPr>
        <w:rFonts w:ascii="Times New Roman" w:eastAsia="Times New Roman" w:hAnsi="Times New Roman" w:cs="Times New Roman"/>
        <w:sz w:val="18"/>
      </w:rPr>
      <w:t xml:space="preserve">NIBR CH MSA – 18 July 2022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0D8258" w14:textId="77777777" w:rsidR="00B818CB" w:rsidRDefault="00B818CB">
    <w:pPr>
      <w:spacing w:after="0" w:line="231" w:lineRule="auto"/>
      <w:ind w:left="324" w:right="7022" w:firstLine="0"/>
      <w:jc w:val="left"/>
    </w:pPr>
    <w:r>
      <w:rPr>
        <w:rFonts w:ascii="Times New Roman" w:eastAsia="Times New Roman" w:hAnsi="Times New Roman" w:cs="Times New Roman"/>
        <w:sz w:val="18"/>
      </w:rPr>
      <w:t xml:space="preserve">NIBR CH MSA – 18 July 2022 </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DB5A1" w14:textId="77777777" w:rsidR="00B818CB" w:rsidRDefault="00B818CB">
    <w:pPr>
      <w:spacing w:after="160" w:line="259" w:lineRule="auto"/>
      <w:ind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F711C" w14:textId="77777777" w:rsidR="00B818CB" w:rsidRDefault="00B818CB">
    <w:pPr>
      <w:spacing w:after="160" w:line="259" w:lineRule="auto"/>
      <w:ind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4E5C6" w14:textId="77777777" w:rsidR="00B818CB" w:rsidRDefault="00B818CB">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D3CC7"/>
    <w:multiLevelType w:val="hybridMultilevel"/>
    <w:tmpl w:val="CE46D8BE"/>
    <w:lvl w:ilvl="0" w:tplc="A9BE6EE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2855A4">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A609CA">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8A97F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E8B53A">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F20980">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CE7588">
      <w:start w:val="1"/>
      <w:numFmt w:val="bullet"/>
      <w:lvlText w:val="•"/>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A6313C">
      <w:start w:val="1"/>
      <w:numFmt w:val="bullet"/>
      <w:lvlText w:val="o"/>
      <w:lvlJc w:val="left"/>
      <w:pPr>
        <w:ind w:left="76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D2EB18">
      <w:start w:val="1"/>
      <w:numFmt w:val="bullet"/>
      <w:lvlText w:val="▪"/>
      <w:lvlJc w:val="left"/>
      <w:pPr>
        <w:ind w:left="8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95D99"/>
    <w:multiLevelType w:val="hybridMultilevel"/>
    <w:tmpl w:val="15909AC8"/>
    <w:lvl w:ilvl="0" w:tplc="6C624DF8">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32E6E4">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BCD39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56C096">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42404">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BAC05A">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18F6AC">
      <w:start w:val="1"/>
      <w:numFmt w:val="bullet"/>
      <w:lvlText w:val="•"/>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80C088">
      <w:start w:val="1"/>
      <w:numFmt w:val="bullet"/>
      <w:lvlText w:val="o"/>
      <w:lvlJc w:val="left"/>
      <w:pPr>
        <w:ind w:left="76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7AF76C">
      <w:start w:val="1"/>
      <w:numFmt w:val="bullet"/>
      <w:lvlText w:val="▪"/>
      <w:lvlJc w:val="left"/>
      <w:pPr>
        <w:ind w:left="8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41733D"/>
    <w:multiLevelType w:val="hybridMultilevel"/>
    <w:tmpl w:val="9F6213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1EF04C9"/>
    <w:multiLevelType w:val="hybridMultilevel"/>
    <w:tmpl w:val="A176B3D0"/>
    <w:lvl w:ilvl="0" w:tplc="ACF4B99E">
      <w:start w:val="1"/>
      <w:numFmt w:val="decimal"/>
      <w:lvlText w:val="%1."/>
      <w:lvlJc w:val="left"/>
      <w:pPr>
        <w:ind w:left="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34BB9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C890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34A94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BA52A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76D24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22222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5E7DD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047A1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19167D"/>
    <w:multiLevelType w:val="hybridMultilevel"/>
    <w:tmpl w:val="DBAC0F0A"/>
    <w:lvl w:ilvl="0" w:tplc="5F98CF78">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C069BE">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2E511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30737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257D2">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FC9AD6">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E02BC2">
      <w:start w:val="1"/>
      <w:numFmt w:val="bullet"/>
      <w:lvlText w:val="•"/>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D6036A">
      <w:start w:val="1"/>
      <w:numFmt w:val="bullet"/>
      <w:lvlText w:val="o"/>
      <w:lvlJc w:val="left"/>
      <w:pPr>
        <w:ind w:left="76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82E954">
      <w:start w:val="1"/>
      <w:numFmt w:val="bullet"/>
      <w:lvlText w:val="▪"/>
      <w:lvlJc w:val="left"/>
      <w:pPr>
        <w:ind w:left="8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4E1AD5"/>
    <w:multiLevelType w:val="hybridMultilevel"/>
    <w:tmpl w:val="14A6A14E"/>
    <w:lvl w:ilvl="0" w:tplc="B8762022">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2C6976">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DCCBF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24CA72">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926A0E">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3ACC82">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68E51C">
      <w:start w:val="1"/>
      <w:numFmt w:val="bullet"/>
      <w:lvlText w:val="•"/>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58AB64">
      <w:start w:val="1"/>
      <w:numFmt w:val="bullet"/>
      <w:lvlText w:val="o"/>
      <w:lvlJc w:val="left"/>
      <w:pPr>
        <w:ind w:left="76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B636DC">
      <w:start w:val="1"/>
      <w:numFmt w:val="bullet"/>
      <w:lvlText w:val="▪"/>
      <w:lvlJc w:val="left"/>
      <w:pPr>
        <w:ind w:left="8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E7C0472"/>
    <w:multiLevelType w:val="hybridMultilevel"/>
    <w:tmpl w:val="591016AE"/>
    <w:lvl w:ilvl="0" w:tplc="7D9EA702">
      <w:start w:val="1"/>
      <w:numFmt w:val="lowerRoman"/>
      <w:lvlText w:val="%1."/>
      <w:lvlJc w:val="left"/>
      <w:pPr>
        <w:ind w:left="1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04494C">
      <w:start w:val="1"/>
      <w:numFmt w:val="lowerLetter"/>
      <w:lvlText w:val="%2"/>
      <w:lvlJc w:val="left"/>
      <w:pPr>
        <w:ind w:left="1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BACBD8">
      <w:start w:val="1"/>
      <w:numFmt w:val="lowerRoman"/>
      <w:lvlText w:val="%3"/>
      <w:lvlJc w:val="left"/>
      <w:pPr>
        <w:ind w:left="2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182108">
      <w:start w:val="1"/>
      <w:numFmt w:val="decimal"/>
      <w:lvlText w:val="%4"/>
      <w:lvlJc w:val="left"/>
      <w:pPr>
        <w:ind w:left="3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9A6C28">
      <w:start w:val="1"/>
      <w:numFmt w:val="lowerLetter"/>
      <w:lvlText w:val="%5"/>
      <w:lvlJc w:val="left"/>
      <w:pPr>
        <w:ind w:left="4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E0CA4A">
      <w:start w:val="1"/>
      <w:numFmt w:val="lowerRoman"/>
      <w:lvlText w:val="%6"/>
      <w:lvlJc w:val="left"/>
      <w:pPr>
        <w:ind w:left="4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861F98">
      <w:start w:val="1"/>
      <w:numFmt w:val="decimal"/>
      <w:lvlText w:val="%7"/>
      <w:lvlJc w:val="left"/>
      <w:pPr>
        <w:ind w:left="5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4CD5B8">
      <w:start w:val="1"/>
      <w:numFmt w:val="lowerLetter"/>
      <w:lvlText w:val="%8"/>
      <w:lvlJc w:val="left"/>
      <w:pPr>
        <w:ind w:left="6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0CBF04">
      <w:start w:val="1"/>
      <w:numFmt w:val="lowerRoman"/>
      <w:lvlText w:val="%9"/>
      <w:lvlJc w:val="left"/>
      <w:pPr>
        <w:ind w:left="6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2925421"/>
    <w:multiLevelType w:val="hybridMultilevel"/>
    <w:tmpl w:val="81DECAFC"/>
    <w:lvl w:ilvl="0" w:tplc="C298D686">
      <w:start w:val="1"/>
      <w:numFmt w:val="lowerRoman"/>
      <w:lvlText w:val="(%1)"/>
      <w:lvlJc w:val="left"/>
      <w:pPr>
        <w:ind w:left="24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E38B624">
      <w:start w:val="1"/>
      <w:numFmt w:val="lowerLetter"/>
      <w:lvlText w:val="%2"/>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488B51A">
      <w:start w:val="1"/>
      <w:numFmt w:val="lowerRoman"/>
      <w:lvlText w:val="%3"/>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EFE3DD0">
      <w:start w:val="1"/>
      <w:numFmt w:val="decimal"/>
      <w:lvlText w:val="%4"/>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B044328">
      <w:start w:val="1"/>
      <w:numFmt w:val="lowerLetter"/>
      <w:lvlText w:val="%5"/>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E74AB34C">
      <w:start w:val="1"/>
      <w:numFmt w:val="lowerRoman"/>
      <w:lvlText w:val="%6"/>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A7E642E">
      <w:start w:val="1"/>
      <w:numFmt w:val="decimal"/>
      <w:lvlText w:val="%7"/>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0069790">
      <w:start w:val="1"/>
      <w:numFmt w:val="lowerLetter"/>
      <w:lvlText w:val="%8"/>
      <w:lvlJc w:val="left"/>
      <w:pPr>
        <w:ind w:left="68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3441D98">
      <w:start w:val="1"/>
      <w:numFmt w:val="lowerRoman"/>
      <w:lvlText w:val="%9"/>
      <w:lvlJc w:val="left"/>
      <w:pPr>
        <w:ind w:left="75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F5B5A0C"/>
    <w:multiLevelType w:val="multilevel"/>
    <w:tmpl w:val="6D4464B6"/>
    <w:lvl w:ilvl="0">
      <w:start w:val="7"/>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30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0E73145"/>
    <w:multiLevelType w:val="hybridMultilevel"/>
    <w:tmpl w:val="9F6213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4301FE7"/>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5052064"/>
    <w:multiLevelType w:val="hybridMultilevel"/>
    <w:tmpl w:val="AADA0556"/>
    <w:lvl w:ilvl="0" w:tplc="0B0E904A">
      <w:start w:val="1"/>
      <w:numFmt w:val="bullet"/>
      <w:lvlText w:val="•"/>
      <w:lvlJc w:val="left"/>
      <w:pPr>
        <w:ind w:left="261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0B4356E">
      <w:start w:val="1"/>
      <w:numFmt w:val="bullet"/>
      <w:lvlText w:val="o"/>
      <w:lvlJc w:val="left"/>
      <w:pPr>
        <w:ind w:left="334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473E9DE6">
      <w:start w:val="1"/>
      <w:numFmt w:val="bullet"/>
      <w:lvlText w:val="▪"/>
      <w:lvlJc w:val="left"/>
      <w:pPr>
        <w:ind w:left="406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FCA63882">
      <w:start w:val="1"/>
      <w:numFmt w:val="bullet"/>
      <w:lvlText w:val="•"/>
      <w:lvlJc w:val="left"/>
      <w:pPr>
        <w:ind w:left="478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3314CFA2">
      <w:start w:val="1"/>
      <w:numFmt w:val="bullet"/>
      <w:lvlText w:val="o"/>
      <w:lvlJc w:val="left"/>
      <w:pPr>
        <w:ind w:left="550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1FFEA90E">
      <w:start w:val="1"/>
      <w:numFmt w:val="bullet"/>
      <w:lvlText w:val="▪"/>
      <w:lvlJc w:val="left"/>
      <w:pPr>
        <w:ind w:left="622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C8460F2">
      <w:start w:val="1"/>
      <w:numFmt w:val="bullet"/>
      <w:lvlText w:val="•"/>
      <w:lvlJc w:val="left"/>
      <w:pPr>
        <w:ind w:left="694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9B964750">
      <w:start w:val="1"/>
      <w:numFmt w:val="bullet"/>
      <w:lvlText w:val="o"/>
      <w:lvlJc w:val="left"/>
      <w:pPr>
        <w:ind w:left="766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8A2FF22">
      <w:start w:val="1"/>
      <w:numFmt w:val="bullet"/>
      <w:lvlText w:val="▪"/>
      <w:lvlJc w:val="left"/>
      <w:pPr>
        <w:ind w:left="838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72B1113"/>
    <w:multiLevelType w:val="multilevel"/>
    <w:tmpl w:val="85881F64"/>
    <w:lvl w:ilvl="0">
      <w:start w:val="12"/>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6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A8C112A"/>
    <w:multiLevelType w:val="multilevel"/>
    <w:tmpl w:val="74AEB40A"/>
    <w:lvl w:ilvl="0">
      <w:start w:val="13"/>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6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B425A9C"/>
    <w:multiLevelType w:val="multilevel"/>
    <w:tmpl w:val="B9C68ABA"/>
    <w:lvl w:ilvl="0">
      <w:start w:val="13"/>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7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0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7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C870D36"/>
    <w:multiLevelType w:val="multilevel"/>
    <w:tmpl w:val="E7623B84"/>
    <w:lvl w:ilvl="0">
      <w:start w:val="5"/>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9"/>
      <w:numFmt w:val="decimal"/>
      <w:lvlRestart w:val="0"/>
      <w:lvlText w:val="%1.%2"/>
      <w:lvlJc w:val="left"/>
      <w:pPr>
        <w:ind w:left="30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D922A27"/>
    <w:multiLevelType w:val="hybridMultilevel"/>
    <w:tmpl w:val="AD6EE5FE"/>
    <w:lvl w:ilvl="0" w:tplc="001ED5C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98C4C6">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04A4C8">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58BBD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E278E6">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6ECEC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840352">
      <w:start w:val="1"/>
      <w:numFmt w:val="bullet"/>
      <w:lvlText w:val="•"/>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3A101C">
      <w:start w:val="1"/>
      <w:numFmt w:val="bullet"/>
      <w:lvlText w:val="o"/>
      <w:lvlJc w:val="left"/>
      <w:pPr>
        <w:ind w:left="76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B4DF94">
      <w:start w:val="1"/>
      <w:numFmt w:val="bullet"/>
      <w:lvlText w:val="▪"/>
      <w:lvlJc w:val="left"/>
      <w:pPr>
        <w:ind w:left="8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DF7343F"/>
    <w:multiLevelType w:val="hybridMultilevel"/>
    <w:tmpl w:val="090209C6"/>
    <w:lvl w:ilvl="0" w:tplc="6B3A2268">
      <w:start w:val="1"/>
      <w:numFmt w:val="upperLetter"/>
      <w:lvlText w:val="%1."/>
      <w:lvlJc w:val="left"/>
      <w:pPr>
        <w:ind w:left="176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536E842">
      <w:start w:val="1"/>
      <w:numFmt w:val="lowerLetter"/>
      <w:lvlText w:val="%2"/>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DC08EB6">
      <w:start w:val="1"/>
      <w:numFmt w:val="lowerRoman"/>
      <w:lvlText w:val="%3"/>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770BEB0">
      <w:start w:val="1"/>
      <w:numFmt w:val="decimal"/>
      <w:lvlText w:val="%4"/>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C5EE84E">
      <w:start w:val="1"/>
      <w:numFmt w:val="lowerLetter"/>
      <w:lvlText w:val="%5"/>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A63490D0">
      <w:start w:val="1"/>
      <w:numFmt w:val="lowerRoman"/>
      <w:lvlText w:val="%6"/>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7EADE8A">
      <w:start w:val="1"/>
      <w:numFmt w:val="decimal"/>
      <w:lvlText w:val="%7"/>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4A2FE0A">
      <w:start w:val="1"/>
      <w:numFmt w:val="lowerLetter"/>
      <w:lvlText w:val="%8"/>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062C206">
      <w:start w:val="1"/>
      <w:numFmt w:val="lowerRoman"/>
      <w:lvlText w:val="%9"/>
      <w:lvlJc w:val="left"/>
      <w:pPr>
        <w:ind w:left="68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F1944BD"/>
    <w:multiLevelType w:val="multilevel"/>
    <w:tmpl w:val="84AA1528"/>
    <w:lvl w:ilvl="0">
      <w:start w:val="6"/>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30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C7C45D9"/>
    <w:multiLevelType w:val="multilevel"/>
    <w:tmpl w:val="C3F66484"/>
    <w:lvl w:ilvl="0">
      <w:start w:val="8"/>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30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2076182"/>
    <w:multiLevelType w:val="hybridMultilevel"/>
    <w:tmpl w:val="0F0A4F86"/>
    <w:lvl w:ilvl="0" w:tplc="4CB649BC">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8B01966">
      <w:start w:val="1"/>
      <w:numFmt w:val="lowerLetter"/>
      <w:lvlRestart w:val="0"/>
      <w:lvlText w:val="(%2)"/>
      <w:lvlJc w:val="left"/>
      <w:pPr>
        <w:ind w:left="10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FF2C93E">
      <w:start w:val="1"/>
      <w:numFmt w:val="lowerRoman"/>
      <w:lvlText w:val="%3"/>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3AE38E6">
      <w:start w:val="1"/>
      <w:numFmt w:val="decimal"/>
      <w:lvlText w:val="%4"/>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708388A">
      <w:start w:val="1"/>
      <w:numFmt w:val="lowerLetter"/>
      <w:lvlText w:val="%5"/>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3002FFE">
      <w:start w:val="1"/>
      <w:numFmt w:val="lowerRoman"/>
      <w:lvlText w:val="%6"/>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BDAF520">
      <w:start w:val="1"/>
      <w:numFmt w:val="decimal"/>
      <w:lvlText w:val="%7"/>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E705DE6">
      <w:start w:val="1"/>
      <w:numFmt w:val="lowerLetter"/>
      <w:lvlText w:val="%8"/>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2FE9938">
      <w:start w:val="1"/>
      <w:numFmt w:val="lowerRoman"/>
      <w:lvlText w:val="%9"/>
      <w:lvlJc w:val="left"/>
      <w:pPr>
        <w:ind w:left="68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BA56BC6"/>
    <w:multiLevelType w:val="hybridMultilevel"/>
    <w:tmpl w:val="9932B5A0"/>
    <w:lvl w:ilvl="0" w:tplc="5008ACC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EC8D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004C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7098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E635D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861A5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34C1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64ABC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3A3F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DDD0B13"/>
    <w:multiLevelType w:val="hybridMultilevel"/>
    <w:tmpl w:val="FDE4CF88"/>
    <w:lvl w:ilvl="0" w:tplc="1B32A402">
      <w:start w:val="1"/>
      <w:numFmt w:val="upperLetter"/>
      <w:lvlText w:val="%1."/>
      <w:lvlJc w:val="left"/>
      <w:pPr>
        <w:ind w:left="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F0B1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6CDF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84C59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36A7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264B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B06C9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C64F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54E9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0D72A92"/>
    <w:multiLevelType w:val="hybridMultilevel"/>
    <w:tmpl w:val="BFBABFB8"/>
    <w:lvl w:ilvl="0" w:tplc="7D302D46">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824E4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48D30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F0D22E">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DC6F72">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EE40A2">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8C3A3A">
      <w:start w:val="1"/>
      <w:numFmt w:val="bullet"/>
      <w:lvlText w:val="•"/>
      <w:lvlJc w:val="left"/>
      <w:pPr>
        <w:ind w:left="6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4CECC4">
      <w:start w:val="1"/>
      <w:numFmt w:val="bullet"/>
      <w:lvlText w:val="o"/>
      <w:lvlJc w:val="left"/>
      <w:pPr>
        <w:ind w:left="76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3C67F2">
      <w:start w:val="1"/>
      <w:numFmt w:val="bullet"/>
      <w:lvlText w:val="▪"/>
      <w:lvlJc w:val="left"/>
      <w:pPr>
        <w:ind w:left="8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5730C95"/>
    <w:multiLevelType w:val="multilevel"/>
    <w:tmpl w:val="D60ABF92"/>
    <w:lvl w:ilvl="0">
      <w:start w:val="9"/>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30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5BC012A"/>
    <w:multiLevelType w:val="hybridMultilevel"/>
    <w:tmpl w:val="BD645A4C"/>
    <w:lvl w:ilvl="0" w:tplc="898432A0">
      <w:start w:val="1"/>
      <w:numFmt w:val="decimal"/>
      <w:lvlText w:val="%1."/>
      <w:lvlJc w:val="left"/>
      <w:pPr>
        <w:ind w:left="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4E5C7A">
      <w:start w:val="1"/>
      <w:numFmt w:val="lowerLetter"/>
      <w:lvlText w:val="%2"/>
      <w:lvlJc w:val="left"/>
      <w:pPr>
        <w:ind w:left="11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2C3FB6">
      <w:start w:val="1"/>
      <w:numFmt w:val="lowerRoman"/>
      <w:lvlText w:val="%3"/>
      <w:lvlJc w:val="left"/>
      <w:pPr>
        <w:ind w:left="19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F492A0">
      <w:start w:val="1"/>
      <w:numFmt w:val="decimal"/>
      <w:lvlText w:val="%4"/>
      <w:lvlJc w:val="left"/>
      <w:pPr>
        <w:ind w:left="26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4A514A">
      <w:start w:val="1"/>
      <w:numFmt w:val="lowerLetter"/>
      <w:lvlText w:val="%5"/>
      <w:lvlJc w:val="left"/>
      <w:pPr>
        <w:ind w:left="33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A01ED8">
      <w:start w:val="1"/>
      <w:numFmt w:val="lowerRoman"/>
      <w:lvlText w:val="%6"/>
      <w:lvlJc w:val="left"/>
      <w:pPr>
        <w:ind w:left="40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366224">
      <w:start w:val="1"/>
      <w:numFmt w:val="decimal"/>
      <w:lvlText w:val="%7"/>
      <w:lvlJc w:val="left"/>
      <w:pPr>
        <w:ind w:left="47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7E79C4">
      <w:start w:val="1"/>
      <w:numFmt w:val="lowerLetter"/>
      <w:lvlText w:val="%8"/>
      <w:lvlJc w:val="left"/>
      <w:pPr>
        <w:ind w:left="55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42191E">
      <w:start w:val="1"/>
      <w:numFmt w:val="lowerRoman"/>
      <w:lvlText w:val="%9"/>
      <w:lvlJc w:val="left"/>
      <w:pPr>
        <w:ind w:left="62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84A0F25"/>
    <w:multiLevelType w:val="hybridMultilevel"/>
    <w:tmpl w:val="53B02220"/>
    <w:lvl w:ilvl="0" w:tplc="9AD2D368">
      <w:start w:val="1"/>
      <w:numFmt w:val="lowerLetter"/>
      <w:lvlText w:val="(%1)"/>
      <w:lvlJc w:val="left"/>
      <w:pPr>
        <w:ind w:left="3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DCDB08">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AA9624">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728EA8">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183690">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E4E1B4">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58BE8E">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FC6EFE">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421324">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86A4122"/>
    <w:multiLevelType w:val="hybridMultilevel"/>
    <w:tmpl w:val="D6EE2812"/>
    <w:lvl w:ilvl="0" w:tplc="AFD8A03E">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B67656">
      <w:start w:val="1"/>
      <w:numFmt w:val="bullet"/>
      <w:lvlText w:val="o"/>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F81EC4">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4A13BC">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2818B0">
      <w:start w:val="1"/>
      <w:numFmt w:val="bullet"/>
      <w:lvlText w:val="o"/>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1CB9BA">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04AFBA">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F89E9E">
      <w:start w:val="1"/>
      <w:numFmt w:val="bullet"/>
      <w:lvlText w:val="o"/>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08FFAA">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15"/>
  </w:num>
  <w:num w:numId="3">
    <w:abstractNumId w:val="18"/>
  </w:num>
  <w:num w:numId="4">
    <w:abstractNumId w:val="24"/>
  </w:num>
  <w:num w:numId="5">
    <w:abstractNumId w:val="19"/>
  </w:num>
  <w:num w:numId="6">
    <w:abstractNumId w:val="8"/>
  </w:num>
  <w:num w:numId="7">
    <w:abstractNumId w:val="26"/>
  </w:num>
  <w:num w:numId="8">
    <w:abstractNumId w:val="12"/>
  </w:num>
  <w:num w:numId="9">
    <w:abstractNumId w:val="13"/>
  </w:num>
  <w:num w:numId="10">
    <w:abstractNumId w:val="14"/>
  </w:num>
  <w:num w:numId="11">
    <w:abstractNumId w:val="7"/>
  </w:num>
  <w:num w:numId="12">
    <w:abstractNumId w:val="20"/>
  </w:num>
  <w:num w:numId="13">
    <w:abstractNumId w:val="17"/>
  </w:num>
  <w:num w:numId="14">
    <w:abstractNumId w:val="22"/>
  </w:num>
  <w:num w:numId="15">
    <w:abstractNumId w:val="3"/>
  </w:num>
  <w:num w:numId="16">
    <w:abstractNumId w:val="25"/>
  </w:num>
  <w:num w:numId="17">
    <w:abstractNumId w:val="27"/>
  </w:num>
  <w:num w:numId="18">
    <w:abstractNumId w:val="21"/>
  </w:num>
  <w:num w:numId="19">
    <w:abstractNumId w:val="1"/>
  </w:num>
  <w:num w:numId="20">
    <w:abstractNumId w:val="11"/>
  </w:num>
  <w:num w:numId="21">
    <w:abstractNumId w:val="5"/>
  </w:num>
  <w:num w:numId="22">
    <w:abstractNumId w:val="23"/>
  </w:num>
  <w:num w:numId="23">
    <w:abstractNumId w:val="4"/>
  </w:num>
  <w:num w:numId="24">
    <w:abstractNumId w:val="0"/>
  </w:num>
  <w:num w:numId="25">
    <w:abstractNumId w:val="16"/>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iran Bhutada">
    <w15:presenceInfo w15:providerId="AD" w15:userId="S-1-5-21-709916827-2540717170-2396562960-18450"/>
  </w15:person>
  <w15:person w15:author="Hitesh Agarwal">
    <w15:presenceInfo w15:providerId="AD" w15:userId="S::hitesha@aurigeneservices.com::1932369e-401c-4631-99e4-7e4becacbf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A98"/>
    <w:rsid w:val="000450B4"/>
    <w:rsid w:val="00077CCC"/>
    <w:rsid w:val="000D2467"/>
    <w:rsid w:val="000F4312"/>
    <w:rsid w:val="00187672"/>
    <w:rsid w:val="001A468B"/>
    <w:rsid w:val="001B2B81"/>
    <w:rsid w:val="001B4751"/>
    <w:rsid w:val="00262B66"/>
    <w:rsid w:val="00266517"/>
    <w:rsid w:val="002D02A2"/>
    <w:rsid w:val="002E3D5B"/>
    <w:rsid w:val="00327496"/>
    <w:rsid w:val="003333CD"/>
    <w:rsid w:val="0037132C"/>
    <w:rsid w:val="003A46C4"/>
    <w:rsid w:val="003F68E4"/>
    <w:rsid w:val="00426FA2"/>
    <w:rsid w:val="0044731B"/>
    <w:rsid w:val="004522AE"/>
    <w:rsid w:val="00470058"/>
    <w:rsid w:val="00475823"/>
    <w:rsid w:val="00493D1E"/>
    <w:rsid w:val="00520A85"/>
    <w:rsid w:val="00585424"/>
    <w:rsid w:val="00591F7D"/>
    <w:rsid w:val="00595BDF"/>
    <w:rsid w:val="00602C9C"/>
    <w:rsid w:val="00626ABF"/>
    <w:rsid w:val="00695AF1"/>
    <w:rsid w:val="006E65FC"/>
    <w:rsid w:val="007127C8"/>
    <w:rsid w:val="0074199D"/>
    <w:rsid w:val="007B64E2"/>
    <w:rsid w:val="007C20E6"/>
    <w:rsid w:val="0080369B"/>
    <w:rsid w:val="00803BC7"/>
    <w:rsid w:val="00820A71"/>
    <w:rsid w:val="00897E21"/>
    <w:rsid w:val="008A6BAB"/>
    <w:rsid w:val="008D1662"/>
    <w:rsid w:val="008D6EAB"/>
    <w:rsid w:val="008E7782"/>
    <w:rsid w:val="0095279E"/>
    <w:rsid w:val="009D6397"/>
    <w:rsid w:val="009F5F5B"/>
    <w:rsid w:val="00A06E7C"/>
    <w:rsid w:val="00A257B7"/>
    <w:rsid w:val="00A5712D"/>
    <w:rsid w:val="00AD2850"/>
    <w:rsid w:val="00B30E8E"/>
    <w:rsid w:val="00B5310D"/>
    <w:rsid w:val="00B7523E"/>
    <w:rsid w:val="00B818CB"/>
    <w:rsid w:val="00BB5702"/>
    <w:rsid w:val="00BC1927"/>
    <w:rsid w:val="00BC6DEC"/>
    <w:rsid w:val="00BE2142"/>
    <w:rsid w:val="00BE3904"/>
    <w:rsid w:val="00BE7065"/>
    <w:rsid w:val="00C04E35"/>
    <w:rsid w:val="00C24287"/>
    <w:rsid w:val="00C74A81"/>
    <w:rsid w:val="00C84B31"/>
    <w:rsid w:val="00C94E9A"/>
    <w:rsid w:val="00CD30DD"/>
    <w:rsid w:val="00D01252"/>
    <w:rsid w:val="00D433E6"/>
    <w:rsid w:val="00D75BC6"/>
    <w:rsid w:val="00DB33B0"/>
    <w:rsid w:val="00DB3A3B"/>
    <w:rsid w:val="00E037DE"/>
    <w:rsid w:val="00E45636"/>
    <w:rsid w:val="00E61D95"/>
    <w:rsid w:val="00EA5E2D"/>
    <w:rsid w:val="00EF39F8"/>
    <w:rsid w:val="00F1751C"/>
    <w:rsid w:val="00F500FE"/>
    <w:rsid w:val="00F66701"/>
    <w:rsid w:val="00F93A98"/>
    <w:rsid w:val="00FE5648"/>
    <w:rsid w:val="00FF5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6746C"/>
  <w15:docId w15:val="{4C6E764E-46A7-4FAC-974C-4EA610128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48" w:lineRule="auto"/>
      <w:ind w:right="2" w:firstLine="7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274"/>
      <w:ind w:left="694" w:hanging="10"/>
      <w:outlineLvl w:val="0"/>
    </w:pPr>
    <w:rPr>
      <w:rFonts w:ascii="Arial" w:eastAsia="Arial" w:hAnsi="Arial" w:cs="Arial"/>
      <w:b/>
      <w:color w:val="0460A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460A9"/>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StyleArial1">
    <w:name w:val="Style Arial1"/>
    <w:basedOn w:val="DefaultParagraphFont"/>
    <w:rsid w:val="00B818CB"/>
    <w:rPr>
      <w:rFonts w:ascii="Arial" w:hAnsi="Arial"/>
      <w:b/>
      <w:u w:val="single"/>
    </w:rPr>
  </w:style>
  <w:style w:type="character" w:styleId="CommentReference">
    <w:name w:val="annotation reference"/>
    <w:basedOn w:val="DefaultParagraphFont"/>
    <w:uiPriority w:val="99"/>
    <w:semiHidden/>
    <w:unhideWhenUsed/>
    <w:rsid w:val="007C20E6"/>
    <w:rPr>
      <w:sz w:val="16"/>
      <w:szCs w:val="16"/>
    </w:rPr>
  </w:style>
  <w:style w:type="paragraph" w:styleId="CommentText">
    <w:name w:val="annotation text"/>
    <w:basedOn w:val="Normal"/>
    <w:link w:val="CommentTextChar"/>
    <w:uiPriority w:val="99"/>
    <w:unhideWhenUsed/>
    <w:rsid w:val="007C20E6"/>
    <w:pPr>
      <w:spacing w:line="240" w:lineRule="auto"/>
    </w:pPr>
    <w:rPr>
      <w:sz w:val="20"/>
      <w:szCs w:val="20"/>
    </w:rPr>
  </w:style>
  <w:style w:type="character" w:customStyle="1" w:styleId="CommentTextChar">
    <w:name w:val="Comment Text Char"/>
    <w:basedOn w:val="DefaultParagraphFont"/>
    <w:link w:val="CommentText"/>
    <w:uiPriority w:val="99"/>
    <w:rsid w:val="007C20E6"/>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7C20E6"/>
    <w:rPr>
      <w:b/>
      <w:bCs/>
    </w:rPr>
  </w:style>
  <w:style w:type="character" w:customStyle="1" w:styleId="CommentSubjectChar">
    <w:name w:val="Comment Subject Char"/>
    <w:basedOn w:val="CommentTextChar"/>
    <w:link w:val="CommentSubject"/>
    <w:uiPriority w:val="99"/>
    <w:semiHidden/>
    <w:rsid w:val="007C20E6"/>
    <w:rPr>
      <w:rFonts w:ascii="Arial" w:eastAsia="Arial" w:hAnsi="Arial" w:cs="Arial"/>
      <w:b/>
      <w:bCs/>
      <w:color w:val="000000"/>
      <w:sz w:val="20"/>
      <w:szCs w:val="20"/>
    </w:rPr>
  </w:style>
  <w:style w:type="paragraph" w:styleId="BalloonText">
    <w:name w:val="Balloon Text"/>
    <w:basedOn w:val="Normal"/>
    <w:link w:val="BalloonTextChar"/>
    <w:uiPriority w:val="99"/>
    <w:semiHidden/>
    <w:unhideWhenUsed/>
    <w:rsid w:val="007C20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0E6"/>
    <w:rPr>
      <w:rFonts w:ascii="Segoe UI" w:eastAsia="Arial" w:hAnsi="Segoe UI" w:cs="Segoe UI"/>
      <w:color w:val="000000"/>
      <w:sz w:val="18"/>
      <w:szCs w:val="18"/>
    </w:rPr>
  </w:style>
  <w:style w:type="paragraph" w:styleId="ListParagraph">
    <w:name w:val="List Paragraph"/>
    <w:aliases w:val="Paragraph,Resume Title,Citation List,List Paragraph Char Char,List Paragraph1,b1,Number_1,SGLText List Paragraph,new,lp1,Normal Sentence,Colorful List - Accent 11,ListPar1,List Paragraph2,List Paragraph11,list1,Figure_name,HEAD 3"/>
    <w:basedOn w:val="Normal"/>
    <w:link w:val="ListParagraphChar"/>
    <w:uiPriority w:val="1"/>
    <w:qFormat/>
    <w:rsid w:val="0080369B"/>
    <w:pPr>
      <w:ind w:left="720"/>
      <w:contextualSpacing/>
    </w:pPr>
  </w:style>
  <w:style w:type="paragraph" w:styleId="Revision">
    <w:name w:val="Revision"/>
    <w:hidden/>
    <w:uiPriority w:val="99"/>
    <w:semiHidden/>
    <w:rsid w:val="00BE3904"/>
    <w:pPr>
      <w:spacing w:after="0" w:line="240" w:lineRule="auto"/>
    </w:pPr>
    <w:rPr>
      <w:rFonts w:ascii="Arial" w:eastAsia="Arial" w:hAnsi="Arial" w:cs="Arial"/>
      <w:color w:val="000000"/>
    </w:rPr>
  </w:style>
  <w:style w:type="character" w:customStyle="1" w:styleId="ListParagraphChar">
    <w:name w:val="List Paragraph Char"/>
    <w:aliases w:val="Paragraph Char,Resume Title Char,Citation List Char,List Paragraph Char Char Char,List Paragraph1 Char,b1 Char,Number_1 Char,SGLText List Paragraph Char,new Char,lp1 Char,Normal Sentence Char,Colorful List - Accent 11 Char,list1 Char"/>
    <w:link w:val="ListParagraph"/>
    <w:uiPriority w:val="1"/>
    <w:locked/>
    <w:rsid w:val="00BE2142"/>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73097">
      <w:bodyDiv w:val="1"/>
      <w:marLeft w:val="0"/>
      <w:marRight w:val="0"/>
      <w:marTop w:val="0"/>
      <w:marBottom w:val="0"/>
      <w:divBdr>
        <w:top w:val="none" w:sz="0" w:space="0" w:color="auto"/>
        <w:left w:val="none" w:sz="0" w:space="0" w:color="auto"/>
        <w:bottom w:val="none" w:sz="0" w:space="0" w:color="auto"/>
        <w:right w:val="none" w:sz="0" w:space="0" w:color="auto"/>
      </w:divBdr>
    </w:div>
    <w:div w:id="413629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header" Target="header6.xml"/><Relationship Id="rId28" Type="http://schemas.microsoft.com/office/2018/08/relationships/commentsExtensible" Target="commentsExtensible.xml"/><Relationship Id="rId10" Type="http://schemas.openxmlformats.org/officeDocument/2006/relationships/comments" Target="comments.xm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03151AFA249B409411D2EE7B6D3581" ma:contentTypeVersion="0" ma:contentTypeDescription="Create a new document." ma:contentTypeScope="" ma:versionID="03b9b22d68570d009c2cab09ae683d4c">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943001-2C46-4D7D-8CEB-D13513573511}"/>
</file>

<file path=customXml/itemProps2.xml><?xml version="1.0" encoding="utf-8"?>
<ds:datastoreItem xmlns:ds="http://schemas.openxmlformats.org/officeDocument/2006/customXml" ds:itemID="{DED4E87C-B9E1-409D-8A56-F400A534ECFA}">
  <ds:schemaRefs>
    <ds:schemaRef ds:uri="http://schemas.microsoft.com/sharepoint/v3/contenttype/forms"/>
  </ds:schemaRefs>
</ds:datastoreItem>
</file>

<file path=customXml/itemProps3.xml><?xml version="1.0" encoding="utf-8"?>
<ds:datastoreItem xmlns:ds="http://schemas.openxmlformats.org/officeDocument/2006/customXml" ds:itemID="{B2B37929-8EED-4E9E-B963-B854CCDA0618}">
  <ds:schemaRefs>
    <ds:schemaRef ds:uri="http://schemas.microsoft.com/office/2006/documentManagement/types"/>
    <ds:schemaRef ds:uri="http://purl.org/dc/elements/1.1/"/>
    <ds:schemaRef ds:uri="4fa2a4b4-dc04-463f-9d35-7b0266a283e3"/>
    <ds:schemaRef ds:uri="http://purl.org/dc/dcmitype/"/>
    <ds:schemaRef ds:uri="http://schemas.microsoft.com/office/infopath/2007/PartnerControls"/>
    <ds:schemaRef ds:uri="http://purl.org/dc/terms/"/>
    <ds:schemaRef ds:uri="http://schemas.microsoft.com/office/2006/metadata/properties"/>
    <ds:schemaRef ds:uri="http://schemas.openxmlformats.org/package/2006/metadata/core-properties"/>
    <ds:schemaRef ds:uri="53d56bb5-2e16-488e-9e00-38163252ee24"/>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18248</Words>
  <Characters>104019</Characters>
  <Application>Microsoft Office Word</Application>
  <DocSecurity>4</DocSecurity>
  <Lines>866</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Bhutada</dc:creator>
  <cp:keywords/>
  <cp:lastModifiedBy>Kiran Bhutada</cp:lastModifiedBy>
  <cp:revision>2</cp:revision>
  <dcterms:created xsi:type="dcterms:W3CDTF">2023-08-31T11:22:00Z</dcterms:created>
  <dcterms:modified xsi:type="dcterms:W3CDTF">2023-08-31T11:22:00Z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0x0101005203151AFA249B409411D2EE7B6D3581</vt:lpwstr>
  </property>
</Properties>
</file>